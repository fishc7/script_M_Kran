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22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992"/>
        <w:gridCol w:w="1134"/>
        <w:gridCol w:w="1276"/>
        <w:gridCol w:w="851"/>
        <w:gridCol w:w="1842"/>
        <w:gridCol w:w="851"/>
        <w:gridCol w:w="1843"/>
        <w:gridCol w:w="1701"/>
        <w:gridCol w:w="1275"/>
        <w:gridCol w:w="1276"/>
        <w:gridCol w:w="1276"/>
        <w:gridCol w:w="1417"/>
        <w:gridCol w:w="1418"/>
        <w:gridCol w:w="1276"/>
        <w:gridCol w:w="1417"/>
        <w:gridCol w:w="992"/>
        <w:gridCol w:w="709"/>
      </w:tblGrid>
      <w:tr w:rsidR="003655CF" w14:paraId="497E7794" w14:textId="77777777" w:rsidTr="00757D5F">
        <w:trPr>
          <w:trHeight w:val="597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8E2C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Изм./ Rev.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6F0E87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Номинальный диаметр DN, мм</w:t>
            </w:r>
            <w:r w:rsidRPr="00AC44B9">
              <w:rPr>
                <w:rFonts w:ascii="Times New Roman" w:hAnsi="Times New Roman"/>
                <w:sz w:val="20"/>
              </w:rPr>
              <w:t xml:space="preserve"> / Nominal diameter DN, mm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3125CC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Номер линии / Line No.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27EA97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Материал / Material 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039272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Прибавка на коррозию, мм/ Corrosion Allowance, mm 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B9F0D7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FD40DA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Фазовое состояние / Phase (L/G/S) 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BC84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Расположение / Location 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5E04AF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Диаметр х толщина стенки, мм/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>Diameter x wall thickness, mm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92F5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Рабочие условия / Operational conditions 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AD4C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Расчетные условия / Calculated conditions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210E56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Класс давления. Условное Давле</w:t>
            </w:r>
            <w:r w:rsidRPr="00AC44B9">
              <w:rPr>
                <w:rFonts w:ascii="Times New Roman" w:hAnsi="Times New Roman"/>
                <w:sz w:val="20"/>
              </w:rPr>
              <w:t xml:space="preserve">ние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Pressure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rating</w:t>
            </w:r>
            <w:r w:rsidRPr="00AC44B9">
              <w:rPr>
                <w:rFonts w:ascii="Times New Roman" w:hAnsi="Times New Roman"/>
                <w:sz w:val="20"/>
              </w:rPr>
              <w:t xml:space="preserve">.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Nominal Pressure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C77F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Изоляция / Insulation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3D3A56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Тип обогрева / Heating type  </w:t>
            </w:r>
          </w:p>
        </w:tc>
      </w:tr>
      <w:tr w:rsidR="003655CF" w14:paraId="6CE4EAE1" w14:textId="77777777" w:rsidTr="006837F5">
        <w:trPr>
          <w:trHeight w:val="2295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E43F5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1C3A8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BB99B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C4447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A430E1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F426D2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81FC29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6B3A1B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От / From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450986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К / To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F402A9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616D34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(изб.) / Pressure, MPa (gauge)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4B51CD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Температура, ºС / Temperature, ºС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321601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Давление, МПа (изб</w:t>
            </w:r>
            <w:r w:rsidRPr="00AC44B9">
              <w:rPr>
                <w:rFonts w:ascii="Times New Roman" w:hAnsi="Times New Roman"/>
                <w:sz w:val="20"/>
              </w:rPr>
              <w:t xml:space="preserve">.) / Pressure, MPa (gauge)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26F49D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Температура, ºС / Temperature, ºС 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707288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EE6926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Назначение изоляции / Insulation purpose 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E8CB40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Толщина, мм / Thickness, mm 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2FBDC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</w:tr>
      <w:tr w:rsidR="003655CF" w14:paraId="609AFB46" w14:textId="77777777" w:rsidTr="006837F5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3B04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E550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1DBF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F8F1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0ECF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0E0B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9531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4D92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B20B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379E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96AB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EC9D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2FAA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6AA9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A449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6D68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112A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52BB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18</w:t>
            </w:r>
          </w:p>
        </w:tc>
      </w:tr>
      <w:tr w:rsidR="003655CF" w14:paraId="07EC6981" w14:textId="77777777" w:rsidTr="005D532C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68692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5563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1600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9919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403D5" w14:textId="77777777" w:rsidR="003655CF" w:rsidRDefault="00000000">
            <w:pPr>
              <w:ind w:right="-108" w:hanging="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3ED6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6646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Факел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эти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лена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/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thylene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flare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685C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8072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Границы установки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Battery limits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647EB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szCs w:val="18"/>
              </w:rPr>
            </w:pPr>
            <w:r w:rsidRPr="00AC44B9">
              <w:rPr>
                <w:rFonts w:ascii="Times New Roman" w:hAnsi="Times New Roman"/>
                <w:bCs/>
                <w:sz w:val="20"/>
                <w:szCs w:val="18"/>
              </w:rPr>
              <w:t>Арматурам</w:t>
            </w:r>
            <w:r w:rsidRPr="00AC44B9">
              <w:rPr>
                <w:rFonts w:ascii="Times New Roman" w:hAnsi="Times New Roman"/>
                <w:bCs/>
                <w:sz w:val="20"/>
                <w:szCs w:val="18"/>
              </w:rPr>
              <w:t xml:space="preserve"> </w:t>
            </w:r>
          </w:p>
          <w:p w14:paraId="2361CE6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szCs w:val="18"/>
              </w:rPr>
            </w:pPr>
            <w:r w:rsidRPr="00AC44B9">
              <w:rPr>
                <w:rFonts w:ascii="Times New Roman" w:hAnsi="Times New Roman"/>
                <w:bCs/>
                <w:sz w:val="20"/>
                <w:szCs w:val="18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>BFV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>-0001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 xml:space="preserve">, </w:t>
            </w:r>
            <w:r w:rsidRPr="00AC44B9">
              <w:rPr>
                <w:rFonts w:ascii="Times New Roman" w:hAnsi="Times New Roman"/>
                <w:bCs/>
                <w:sz w:val="20"/>
                <w:szCs w:val="18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>BFV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>-0002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 xml:space="preserve"> / </w:t>
            </w:r>
            <w:r w:rsidRPr="00AC44B9">
              <w:rPr>
                <w:rFonts w:ascii="Times New Roman" w:hAnsi="Times New Roman"/>
                <w:bCs/>
                <w:sz w:val="20"/>
                <w:szCs w:val="18"/>
                <w:lang w:val="en-US"/>
              </w:rPr>
              <w:t>Fittings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 xml:space="preserve"> </w:t>
            </w:r>
          </w:p>
          <w:p w14:paraId="7A38ED1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</w:rPr>
            </w:pPr>
            <w:r w:rsidRPr="00AC44B9">
              <w:rPr>
                <w:rFonts w:ascii="Times New Roman" w:hAnsi="Times New Roman"/>
                <w:bCs/>
                <w:sz w:val="20"/>
                <w:szCs w:val="18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>BFV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 xml:space="preserve">-0001, </w:t>
            </w:r>
            <w:r w:rsidRPr="00AC44B9">
              <w:rPr>
                <w:rFonts w:ascii="Times New Roman" w:hAnsi="Times New Roman"/>
                <w:bCs/>
                <w:sz w:val="20"/>
                <w:szCs w:val="18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>BFV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>-0002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C356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  <w:r w:rsidRPr="00AC44B9">
              <w:rPr>
                <w:rFonts w:ascii="Times New Roman" w:hAnsi="Times New Roman"/>
                <w:sz w:val="20"/>
              </w:rPr>
              <w:t>620х1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5</w:t>
            </w:r>
            <w:r w:rsidRPr="00AC44B9">
              <w:rPr>
                <w:rFonts w:ascii="Times New Roman" w:hAnsi="Times New Roman"/>
                <w:sz w:val="20"/>
              </w:rPr>
              <w:t>,0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9136C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  <w:r w:rsidRPr="00AC44B9">
              <w:rPr>
                <w:rFonts w:ascii="Times New Roman" w:hAnsi="Times New Roman"/>
                <w:sz w:val="20"/>
              </w:rPr>
              <w:t>0,000424</w:t>
            </w:r>
            <w:r w:rsidRPr="00AC44B9">
              <w:rPr>
                <w:rFonts w:ascii="Times New Roman" w:hAnsi="Times New Roman"/>
                <w:sz w:val="20"/>
              </w:rPr>
              <w:t xml:space="preserve"> ÷ 0,00575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AE4D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103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 xml:space="preserve">÷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155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9ADF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-0,000424/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0,35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4073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104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/ 235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4C58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0,6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BC1D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8F6A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22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A52E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</w:t>
            </w:r>
          </w:p>
        </w:tc>
      </w:tr>
      <w:tr w:rsidR="003655CF" w14:paraId="05135AE3" w14:textId="77777777" w:rsidTr="005D532C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9822B4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7806A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A3A4B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F29982" w14:textId="77777777" w:rsidR="003655CF" w:rsidRDefault="00000000">
            <w:pPr>
              <w:ind w:right="-108" w:hanging="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F7DD7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F8759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 этилена /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Ethylene flare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C3639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D073D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ППК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ресивера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the receiver PSV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F9FE9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Трубопроводу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087-FLL-0600 / 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Piping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1DA8B2C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087-FLL-0600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DE967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3F32D7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  <w:r w:rsidRPr="00AC44B9">
              <w:rPr>
                <w:rFonts w:ascii="Times New Roman" w:hAnsi="Times New Roman"/>
                <w:sz w:val="20"/>
              </w:rPr>
              <w:t>0,000424</w:t>
            </w:r>
            <w:r w:rsidRPr="00AC44B9">
              <w:rPr>
                <w:rFonts w:ascii="Times New Roman" w:hAnsi="Times New Roman"/>
                <w:sz w:val="20"/>
              </w:rPr>
              <w:t xml:space="preserve"> ÷ 0,00575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8E334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103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155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51139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-0,000424/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0,35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694CB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104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/ 235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B0DF8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0,6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7CDA4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CD7B6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150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02FF9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</w:t>
            </w:r>
          </w:p>
        </w:tc>
      </w:tr>
      <w:tr w:rsidR="003655CF" w14:paraId="3C8A34FA" w14:textId="77777777" w:rsidTr="00E273D0">
        <w:trPr>
          <w:trHeight w:val="259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925795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36D3E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6C50E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67D3A1" w14:textId="77777777" w:rsidR="003655CF" w:rsidRDefault="00000000">
            <w:pPr>
              <w:ind w:right="-108" w:hanging="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2EA61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7DCE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 этилена /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Ethylene flare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D2B4D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700F3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szCs w:val="18"/>
              </w:rPr>
              <w:t>Арматуры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 xml:space="preserve"> </w:t>
            </w:r>
          </w:p>
          <w:p w14:paraId="1F04A7E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szCs w:val="18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>BFV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 xml:space="preserve">-0001 / </w:t>
            </w:r>
            <w:r w:rsidRPr="00AC44B9">
              <w:rPr>
                <w:rFonts w:ascii="Times New Roman" w:hAnsi="Times New Roman"/>
                <w:bCs/>
                <w:sz w:val="20"/>
                <w:szCs w:val="18"/>
                <w:lang w:val="en-US"/>
              </w:rPr>
              <w:t>Fittings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 xml:space="preserve"> </w:t>
            </w:r>
          </w:p>
          <w:p w14:paraId="10A9B9C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szCs w:val="18"/>
              </w:rPr>
            </w:pPr>
            <w:r w:rsidRPr="00AC44B9">
              <w:rPr>
                <w:rFonts w:ascii="Times New Roman" w:hAnsi="Times New Roman"/>
                <w:bCs/>
                <w:sz w:val="20"/>
                <w:szCs w:val="18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>BFV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>-0001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9135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Факелу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4077906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087-FL-001A / Flare </w:t>
            </w:r>
          </w:p>
          <w:p w14:paraId="45EA8D5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087-FL-001A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3C191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  <w:p w14:paraId="669C72A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25х3,0</w:t>
            </w:r>
          </w:p>
          <w:p w14:paraId="1AE874C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  <w:p w14:paraId="62D58C0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1620х1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5</w:t>
            </w:r>
            <w:r w:rsidRPr="00AC44B9">
              <w:rPr>
                <w:rFonts w:ascii="Times New Roman" w:hAnsi="Times New Roman"/>
                <w:sz w:val="20"/>
              </w:rPr>
              <w:t>,0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6AB5AD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-0,000424 ÷ 0,00575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C8775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103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155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7A9798C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-0,000424/ 0,35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CDD9E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104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/ 235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2D15E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0,6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AE5ED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78433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B7F6F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E</w:t>
            </w:r>
          </w:p>
        </w:tc>
      </w:tr>
      <w:tr w:rsidR="003655CF" w14:paraId="0ED87475" w14:textId="77777777" w:rsidTr="00E273D0">
        <w:trPr>
          <w:trHeight w:val="482"/>
        </w:trPr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1F2D18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11B62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20</w:t>
            </w:r>
          </w:p>
          <w:p w14:paraId="5284E39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4F1CA66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1600</w:t>
            </w:r>
          </w:p>
        </w:tc>
        <w:tc>
          <w:tcPr>
            <w:tcW w:w="113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295368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</w:p>
        </w:tc>
        <w:tc>
          <w:tcPr>
            <w:tcW w:w="1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716BE9" w14:textId="77777777" w:rsidR="003655CF" w:rsidRDefault="003655CF">
            <w:pPr>
              <w:ind w:right="-108" w:hanging="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</w:p>
        </w:tc>
        <w:tc>
          <w:tcPr>
            <w:tcW w:w="8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45AD26" w14:textId="77777777" w:rsidR="003655CF" w:rsidRDefault="003655CF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8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106D0A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</w:p>
        </w:tc>
        <w:tc>
          <w:tcPr>
            <w:tcW w:w="8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33D121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</w:p>
        </w:tc>
        <w:tc>
          <w:tcPr>
            <w:tcW w:w="184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EAB72E" w14:textId="77777777" w:rsidR="003655CF" w:rsidRDefault="003655CF">
            <w:pPr>
              <w:jc w:val="center"/>
              <w:rPr>
                <w:rFonts w:ascii="Times New Roman" w:hAnsi="Times New Roman"/>
                <w:bCs/>
                <w:sz w:val="20"/>
                <w:szCs w:val="18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823189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</w:p>
        </w:tc>
        <w:tc>
          <w:tcPr>
            <w:tcW w:w="12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B315BB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559349" w14:textId="77777777" w:rsidR="003655CF" w:rsidRDefault="003655C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FFFDA8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</w:p>
        </w:tc>
        <w:tc>
          <w:tcPr>
            <w:tcW w:w="141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30154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6D18C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</w:p>
        </w:tc>
        <w:tc>
          <w:tcPr>
            <w:tcW w:w="1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E1E67D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542259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B6A17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120</w:t>
            </w:r>
          </w:p>
          <w:p w14:paraId="0C5D837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150</w:t>
            </w:r>
          </w:p>
          <w:p w14:paraId="7A88296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A9BD8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</w:t>
            </w:r>
          </w:p>
        </w:tc>
      </w:tr>
      <w:tr w:rsidR="003655CF" w14:paraId="05CC7DE6" w14:textId="77777777" w:rsidTr="003A4010">
        <w:trPr>
          <w:trHeight w:val="287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F85784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42207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E47A4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0603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34CC96" w14:textId="77777777" w:rsidR="003655CF" w:rsidRDefault="00000000">
            <w:pPr>
              <w:ind w:right="-108" w:hanging="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9996F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427BE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 этилена /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Ethylene flare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97D01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15E7C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szCs w:val="18"/>
              </w:rPr>
              <w:t>Арматуры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 xml:space="preserve"> </w:t>
            </w:r>
          </w:p>
          <w:p w14:paraId="4769A1B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szCs w:val="18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>BFV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 xml:space="preserve">-0002 / </w:t>
            </w:r>
            <w:r w:rsidRPr="00AC44B9">
              <w:rPr>
                <w:rFonts w:ascii="Times New Roman" w:hAnsi="Times New Roman"/>
                <w:bCs/>
                <w:sz w:val="20"/>
                <w:szCs w:val="18"/>
                <w:lang w:val="en-US"/>
              </w:rPr>
              <w:t>Fittings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 xml:space="preserve"> </w:t>
            </w:r>
          </w:p>
          <w:p w14:paraId="3A6D12C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szCs w:val="18"/>
              </w:rPr>
            </w:pPr>
            <w:r w:rsidRPr="00AC44B9">
              <w:rPr>
                <w:rFonts w:ascii="Times New Roman" w:hAnsi="Times New Roman"/>
                <w:bCs/>
                <w:sz w:val="20"/>
                <w:szCs w:val="18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>BFV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>-0002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76A32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Факелу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335DEBD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087-FL-001B / Flare </w:t>
            </w:r>
          </w:p>
          <w:p w14:paraId="352DFE7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087-FL-001B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88B14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  <w:p w14:paraId="5706405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25х</w:t>
            </w:r>
            <w:r w:rsidRPr="00AC44B9">
              <w:rPr>
                <w:rFonts w:ascii="Times New Roman" w:hAnsi="Times New Roman"/>
                <w:sz w:val="20"/>
              </w:rPr>
              <w:t>3,0</w:t>
            </w:r>
          </w:p>
          <w:p w14:paraId="25DF4F5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  <w:p w14:paraId="02F4124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1620х1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5</w:t>
            </w:r>
            <w:r w:rsidRPr="00AC44B9">
              <w:rPr>
                <w:rFonts w:ascii="Times New Roman" w:hAnsi="Times New Roman"/>
                <w:sz w:val="20"/>
              </w:rPr>
              <w:t>,0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6EEF4F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-0,000424 ÷ 0,00575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DF93A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103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155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5630320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-0,000424/ 0,35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FB1D0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104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/ 235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950C5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0,6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06BF3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E3875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CCCC7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E</w:t>
            </w:r>
          </w:p>
        </w:tc>
      </w:tr>
      <w:tr w:rsidR="003655CF" w14:paraId="6FDA4C43" w14:textId="77777777" w:rsidTr="00F10FCF">
        <w:trPr>
          <w:trHeight w:val="504"/>
        </w:trPr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06886C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AC539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20</w:t>
            </w:r>
          </w:p>
          <w:p w14:paraId="6810AE6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63005B7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1600</w:t>
            </w:r>
          </w:p>
        </w:tc>
        <w:tc>
          <w:tcPr>
            <w:tcW w:w="113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C1FC90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</w:p>
        </w:tc>
        <w:tc>
          <w:tcPr>
            <w:tcW w:w="1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02DE5A" w14:textId="77777777" w:rsidR="003655CF" w:rsidRDefault="003655CF">
            <w:pPr>
              <w:ind w:right="-108" w:hanging="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</w:p>
        </w:tc>
        <w:tc>
          <w:tcPr>
            <w:tcW w:w="8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190BD2" w14:textId="77777777" w:rsidR="003655CF" w:rsidRDefault="003655CF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8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E74B23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</w:p>
        </w:tc>
        <w:tc>
          <w:tcPr>
            <w:tcW w:w="8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3A3B02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</w:p>
        </w:tc>
        <w:tc>
          <w:tcPr>
            <w:tcW w:w="184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68589" w14:textId="77777777" w:rsidR="003655CF" w:rsidRDefault="003655CF">
            <w:pPr>
              <w:jc w:val="center"/>
              <w:rPr>
                <w:rFonts w:ascii="Times New Roman" w:hAnsi="Times New Roman"/>
                <w:bCs/>
                <w:sz w:val="20"/>
                <w:szCs w:val="18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6D8906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</w:p>
        </w:tc>
        <w:tc>
          <w:tcPr>
            <w:tcW w:w="12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E841F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8F640A" w14:textId="77777777" w:rsidR="003655CF" w:rsidRDefault="003655C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FDB81D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</w:p>
        </w:tc>
        <w:tc>
          <w:tcPr>
            <w:tcW w:w="141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CFA45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69D25A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</w:p>
        </w:tc>
        <w:tc>
          <w:tcPr>
            <w:tcW w:w="12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B7A3C2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1213E1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9186B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120</w:t>
            </w:r>
          </w:p>
          <w:p w14:paraId="59EADEF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150</w:t>
            </w:r>
          </w:p>
          <w:p w14:paraId="2279AA6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8B6CD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</w:t>
            </w:r>
          </w:p>
        </w:tc>
      </w:tr>
      <w:tr w:rsidR="003655CF" w14:paraId="67052577" w14:textId="77777777" w:rsidTr="005D532C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ACAB57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35EBF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22AA47E3" w14:textId="77777777" w:rsidR="003655CF" w:rsidRDefault="00000000">
            <w:pPr>
              <w:jc w:val="center"/>
              <w:rPr>
                <w:ins w:id="0" w:author="Старостина Виктория Константиновна" w:date="2024-06-14T13:08:00Z"/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79948B2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ins w:id="1" w:author="Старостина Виктория Константиновна" w:date="2024-06-14T13:08:00Z">
              <w:r w:rsidRPr="001C5DBA">
                <w:rPr>
                  <w:rFonts w:ascii="Times New Roman" w:eastAsia="Calibri" w:hAnsi="Times New Roman"/>
                  <w:bCs/>
                  <w:sz w:val="20"/>
                  <w:highlight w:val="yellow"/>
                  <w:rPrChange w:id="2" w:author="Старостина Виктория Константиновна" w:date="2024-06-14T13:09:00Z">
                    <w:rPr>
                      <w:rFonts w:ascii="Times New Roman" w:eastAsia="Calibri" w:hAnsi="Times New Roman"/>
                      <w:bCs/>
                      <w:sz w:val="20"/>
                    </w:rPr>
                  </w:rPrChange>
                </w:rPr>
                <w:t>80</w:t>
              </w:r>
            </w:ins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AC5AF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BC912" w14:textId="77777777" w:rsidR="003655CF" w:rsidRDefault="00000000">
            <w:pPr>
              <w:ind w:right="-108" w:hanging="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CD889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FEB70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 этилена /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Ethylene flare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C0E9D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D732C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szCs w:val="18"/>
              </w:rPr>
              <w:t>Арматур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79C397B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szCs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087-GV-0044A, 087-GV-0053A / </w:t>
            </w:r>
            <w:r w:rsidRPr="00AC44B9">
              <w:rPr>
                <w:rFonts w:ascii="Times New Roman" w:hAnsi="Times New Roman"/>
                <w:bCs/>
                <w:sz w:val="20"/>
                <w:szCs w:val="18"/>
                <w:lang w:val="en-US"/>
              </w:rPr>
              <w:t xml:space="preserve">Fittings </w:t>
            </w:r>
          </w:p>
          <w:p w14:paraId="5FA033C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087-GV-0044A, 087-GV-0053A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EE38B9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Трубопроводу 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/ 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Piping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  <w:p w14:paraId="1102E13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876DF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  <w:p w14:paraId="0492C59F" w14:textId="77777777" w:rsidR="003655CF" w:rsidRDefault="00000000">
            <w:pPr>
              <w:jc w:val="center"/>
              <w:rPr>
                <w:ins w:id="3" w:author="Старостина Виктория Константиновна" w:date="2024-06-14T13:08:00Z"/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  <w:p w14:paraId="0DB4284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ins w:id="4" w:author="Старостина Виктория Константиновна" w:date="2024-06-14T13:08:00Z">
              <w:r w:rsidRPr="009C0E29">
                <w:rPr>
                  <w:rFonts w:ascii="Times New Roman" w:hAnsi="Times New Roman"/>
                  <w:sz w:val="20"/>
                  <w:highlight w:val="yellow"/>
                  <w:rPrChange w:id="5" w:author="Старостина Виктория Константиновна" w:date="2024-06-14T13:08:00Z">
                    <w:rPr>
                      <w:rFonts w:ascii="Times New Roman" w:hAnsi="Times New Roman"/>
                      <w:sz w:val="20"/>
                    </w:rPr>
                  </w:rPrChange>
                </w:rPr>
                <w:t>89х4,0</w:t>
              </w:r>
            </w:ins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79D228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  <w:r w:rsidRPr="00AC44B9">
              <w:rPr>
                <w:rFonts w:ascii="Times New Roman" w:hAnsi="Times New Roman"/>
                <w:sz w:val="20"/>
              </w:rPr>
              <w:t>0,000424</w:t>
            </w:r>
            <w:r w:rsidRPr="00AC44B9">
              <w:rPr>
                <w:rFonts w:ascii="Times New Roman" w:hAnsi="Times New Roman"/>
                <w:sz w:val="20"/>
              </w:rPr>
              <w:t xml:space="preserve"> ÷ 0,00575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80226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103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155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3682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-0,000424/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0,35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B0AC7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104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/ 235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D51F7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0,6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24974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CB8AF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120</w:t>
            </w:r>
          </w:p>
          <w:p w14:paraId="2E9E93AD" w14:textId="77777777" w:rsidR="003655CF" w:rsidRDefault="00000000">
            <w:pPr>
              <w:jc w:val="center"/>
              <w:rPr>
                <w:ins w:id="6" w:author="Старостина Виктория Константиновна" w:date="2024-06-14T13:09:00Z"/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150</w:t>
            </w:r>
          </w:p>
          <w:p w14:paraId="14940FF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ins w:id="7" w:author="Скородумова Анна Александровна" w:date="2024-06-20T07:50:00Z">
              <w:r w:rsidRPr="00BE1786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170</w:t>
              </w:r>
            </w:ins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345DF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</w:t>
            </w:r>
          </w:p>
        </w:tc>
      </w:tr>
      <w:tr w:rsidR="003655CF" w14:paraId="13E0BB10" w14:textId="77777777" w:rsidTr="001913AF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7B3F8A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416DE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3321BF16" w14:textId="77777777" w:rsidR="003655CF" w:rsidRDefault="00000000">
            <w:pPr>
              <w:jc w:val="center"/>
              <w:rPr>
                <w:ins w:id="8" w:author="Старостина Виктория Константиновна" w:date="2024-06-14T13:08:00Z"/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30AC811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ins w:id="9" w:author="Старостина Виктория Константиновна" w:date="2024-06-14T13:08:00Z">
              <w:r w:rsidRPr="001C5DBA">
                <w:rPr>
                  <w:rFonts w:ascii="Times New Roman" w:eastAsia="Calibri" w:hAnsi="Times New Roman"/>
                  <w:bCs/>
                  <w:sz w:val="20"/>
                  <w:highlight w:val="yellow"/>
                  <w:rPrChange w:id="10" w:author="Старостина Виктория Константиновна" w:date="2024-06-14T13:09:00Z">
                    <w:rPr>
                      <w:rFonts w:ascii="Times New Roman" w:eastAsia="Calibri" w:hAnsi="Times New Roman"/>
                      <w:bCs/>
                      <w:sz w:val="20"/>
                    </w:rPr>
                  </w:rPrChange>
                </w:rPr>
                <w:t>80</w:t>
              </w:r>
            </w:ins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E2125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E7A260" w14:textId="77777777" w:rsidR="003655CF" w:rsidRDefault="00000000">
            <w:pPr>
              <w:ind w:right="-108" w:hanging="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4D0AE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A7109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 этилена /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Ethylene flare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3422D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29252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  <w:szCs w:val="18"/>
              </w:rPr>
              <w:t>Арматур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-0044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B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, 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-0053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B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/ </w:t>
            </w:r>
            <w:r w:rsidRPr="00AC44B9">
              <w:rPr>
                <w:rFonts w:ascii="Times New Roman" w:hAnsi="Times New Roman"/>
                <w:bCs/>
                <w:sz w:val="20"/>
                <w:szCs w:val="18"/>
                <w:lang w:val="en-US"/>
              </w:rPr>
              <w:t>Fittings</w:t>
            </w:r>
            <w:r w:rsidRPr="00AC44B9">
              <w:rPr>
                <w:rFonts w:ascii="Times New Roman" w:hAnsi="Times New Roman"/>
                <w:bCs/>
                <w:sz w:val="20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-0044В, 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-0053В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828ECC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Трубопроводу 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3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/ 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Piping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  <w:p w14:paraId="2DAD153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0603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1357B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  <w:p w14:paraId="5518C991" w14:textId="77777777" w:rsidR="003655CF" w:rsidRDefault="00000000">
            <w:pPr>
              <w:jc w:val="center"/>
              <w:rPr>
                <w:ins w:id="11" w:author="Старостина Виктория Константиновна" w:date="2024-06-14T13:08:00Z"/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  <w:p w14:paraId="32F9A17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ins w:id="12" w:author="Старостина Виктория Константиновна" w:date="2024-06-14T13:08:00Z">
              <w:r w:rsidRPr="004B27EB">
                <w:rPr>
                  <w:rFonts w:ascii="Times New Roman" w:hAnsi="Times New Roman"/>
                  <w:sz w:val="20"/>
                  <w:highlight w:val="yellow"/>
                </w:rPr>
                <w:t>89х4,0</w:t>
              </w:r>
            </w:ins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B3E0EB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-0,000424 ÷ 0,00575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C861E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103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155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190A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>
              <w:rPr>
                <w:rFonts w:ascii="Times New Roman" w:eastAsia="Calibri" w:hAnsi="Times New Roman"/>
                <w:bCs/>
                <w:noProof/>
                <w:sz w:val="20"/>
              </w:rPr>
              <w:pict w14:anchorId="0C676B9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32" type="#_x0000_t75" style="position:absolute;left:0;text-align:left;margin-left:290.65pt;margin-top:299.3pt;width:63.85pt;height:13pt;z-index:251656704;visibility:visible;mso-position-horizontal-relative:text;mso-position-vertical-relative:text">
                  <v:imagedata r:id="rId14" o:title=""/>
                </v:shape>
              </w:pic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-0,000424/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0,35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F7EC9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>
              <w:rPr>
                <w:rFonts w:ascii="Times New Roman" w:eastAsia="Calibri" w:hAnsi="Times New Roman"/>
                <w:bCs/>
                <w:noProof/>
                <w:sz w:val="20"/>
              </w:rPr>
              <w:pict w14:anchorId="7696771C">
                <v:shape id="_x0000_s33" type="#_x0000_t75" style="position:absolute;left:0;text-align:left;margin-left:236.7pt;margin-top:315.35pt;width:31.65pt;height:26.8pt;z-index:251655680;visibility:visible;mso-position-horizontal-relative:text;mso-position-vertical-relative:text">
                  <v:imagedata r:id="rId15" o:title=""/>
                </v:shape>
              </w:pic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104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/ 235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3BB84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0,6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19D68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471B1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120</w:t>
            </w:r>
          </w:p>
          <w:p w14:paraId="07E6D703" w14:textId="77777777" w:rsidR="003655CF" w:rsidRDefault="00000000">
            <w:pPr>
              <w:jc w:val="center"/>
              <w:rPr>
                <w:ins w:id="13" w:author="Старостина Виктория Константиновна" w:date="2024-06-14T13:09:00Z"/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150</w:t>
            </w:r>
          </w:p>
          <w:p w14:paraId="3DD3548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ins w:id="14" w:author="Скородумова Анна Александровна" w:date="2024-06-20T07:50:00Z">
              <w:r w:rsidRPr="00BE1786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170</w:t>
              </w:r>
            </w:ins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5E68A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</w:t>
            </w:r>
          </w:p>
        </w:tc>
      </w:tr>
    </w:tbl>
    <w:p w14:paraId="2F750EE2" w14:textId="66D9E4CB" w:rsidR="003655CF" w:rsidRDefault="00B33CEA">
      <w:pPr>
        <w:rPr>
          <w:lang w:val="en-US"/>
        </w:rPr>
      </w:pPr>
      <w:r>
        <w:rPr>
          <w:noProof/>
        </w:rPr>
        <w:pict w14:anchorId="54D31741">
          <v:shape id="Freeform -990" o:spid="_x0000_s2056" style="position:absolute;margin-left:720.1pt;margin-top:271.8pt;width:25.6pt;height:16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38953,3640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" path="m848831,2174086r-18172,-46939c817127,2117099,795231,2099549,779321,2106248v-21597,9780,-46685,23262,-61016,42041c703974,2167068,696660,2192913,693336,2218920v-3324,26007,-1675,61128,5024,85411l733529,2364621r45218,45218c798844,2419887,827314,2422399,854109,2424911v26795,2512,47730,5861,85411,c977201,2419050,1024931,2410676,1080197,2389742r190919,-90435l1522325,2158630r311499,-145701l2175468,1806938r703384,-442128c3042975,1260140,3072417,1247580,3160206,1178916v87789,-68664,173415,-152139,245382,-226088c3477555,878879,3545817,806147,3592006,735220v46189,-70927,80030,-157977,90714,-207957c3693404,477283,3675327,461062,3656108,435338v-19219,-25724,-49935,-50122,-88700,-62421c3528643,360618,3471833,354134,3423521,361543r-144935,22227c3230274,391179,3188827,402641,3084843,440362v-103984,37721,-312972,116983,-430159,169737c2537497,662853,2477703,694920,2381721,756885v-95982,61965,-162667,106345,-261519,185894c2021350,1022328,1912007,1100378,1788606,1234182v-123400,133804,-303916,360346,-408807,511420l1065125,2198823r-45218,80387l1095270,2239017r115556,-75363l1406769,2038050r125604,-85411l1451986,2133509v-18422,47730,-25121,77038,-30145,105508c1416817,2267487,1408176,2292608,1421841,2304331v13665,11723,53789,16479,81992,5024l1588442,2274989v28203,-11455,23615,-12392,99681,-66117l2044839,1952639r321547,-226088l2778369,1440173r477296,-427055l3562140,686546v89598,-105508,175009,-227762,231112,-306474c3849355,301360,3876593,250810,3898760,214274v22167,-36536,20794,-34995,27493,-53417c3932952,142435,3938511,121635,3938953,103742l3928905,53500v-3349,-16747,-23446,-17585,-40193,-25121c3871965,20843,3850106,12691,3828422,8283,3806738,3875,3794223,-3533,3758606,1933v-35617,5466,-84242,18073,-143887,39147c3555074,62154,3495023,75685,3400738,128379v-94285,52694,-191965,99292,-260629,161257l2934118,475531v-91272,83736,-230275,200130,-341644,316523c2481105,908447,2416628,997208,2265903,1173891r-577780,678264l1004835,2565588,487345,3098151,,3640762e" filled="f" strokeweight=".5pt">
            <v:stroke joinstyle="miter" endcap="square"/>
            <v:path arrowok="t"/>
          </v:shape>
        </w:pict>
      </w:r>
      <w:r w:rsidR="00000000">
        <w:rPr>
          <w:rFonts w:ascii="Times New Roman" w:eastAsia="Calibri" w:hAnsi="Times New Roman"/>
          <w:bCs/>
          <w:noProof/>
          <w:sz w:val="20"/>
        </w:rPr>
        <w:object w:dxaOrig="1440" w:dyaOrig="1440" w14:anchorId="75ED8E6A">
          <v:shape id="_x0000_s35" type="#_x0000_t75" style="position:absolute;margin-left:983.9pt;margin-top:242.9pt;width:45.75pt;height:42.25pt;z-index:-251656704;mso-position-horizontal-relative:text;mso-position-vertical-relative:text">
            <v:imagedata r:id="rId16" o:title=""/>
          </v:shape>
          <o:OLEObject Type="Embed" ProgID="Unknown" ShapeID="_x0000_s35" DrawAspect="Content" ObjectID="_1811078356" r:id="rId17"/>
        </w:object>
      </w:r>
    </w:p>
    <w:tbl>
      <w:tblPr>
        <w:tblW w:w="222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709"/>
        <w:gridCol w:w="850"/>
        <w:gridCol w:w="1134"/>
        <w:gridCol w:w="1418"/>
        <w:gridCol w:w="1134"/>
        <w:gridCol w:w="1417"/>
        <w:gridCol w:w="1134"/>
        <w:gridCol w:w="1134"/>
        <w:gridCol w:w="1276"/>
        <w:gridCol w:w="1276"/>
        <w:gridCol w:w="1276"/>
        <w:gridCol w:w="850"/>
        <w:gridCol w:w="1134"/>
        <w:gridCol w:w="1134"/>
        <w:gridCol w:w="992"/>
        <w:gridCol w:w="1134"/>
        <w:gridCol w:w="1134"/>
        <w:gridCol w:w="851"/>
        <w:gridCol w:w="1559"/>
      </w:tblGrid>
      <w:tr w:rsidR="003655CF" w14:paraId="584EFDF3" w14:textId="77777777" w:rsidTr="0038672B">
        <w:trPr>
          <w:trHeight w:val="1080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8C52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lastRenderedPageBreak/>
              <w:t xml:space="preserve">Изм./ Rev.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941175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Номер линии / Line No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129C6E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Термообработка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сварных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швов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Post Weld Heat Treatment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ABFE19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№  монтажно-технологической схемы / P&amp;ID No.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DF94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Испытания на прочность и плотность / Strength Tests  </w:t>
            </w: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91051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Дополнительное </w:t>
            </w:r>
            <w:r w:rsidRPr="00AC44B9">
              <w:rPr>
                <w:rFonts w:ascii="Times New Roman" w:hAnsi="Times New Roman"/>
                <w:sz w:val="20"/>
              </w:rPr>
              <w:t xml:space="preserve">испытание на герметичность / Leakage Test 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87C22B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Горючесть/воспламеняемость (в соответствии с ГОСТ 12.1.044-89)и / Combustibility / flammability (according to GOST 12.1.044-89)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D4C692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Класс опасности среды (в соответствии с ГОСТ 12.1.007-76) / Medium hazard class (according to GOST 12.1.007-76)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76B9AA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Категория и группа трубопровода по ГОСТ 32569-2013 / Pipeline Group and category according to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GOST 32569-2013) 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61887B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Группа среды по ТР ТС 032/2013 / Fluid Group according TR CU 032/2013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61BD7F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Категория трубопровода по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ТР ТС 032/2013 / Pipeline Category according TR CU 032/2013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539001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Неразрушающий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контроль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сварных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швов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, % / Nondestructive welding joints control %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6C43DC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Объём стилоскопирования сварных швов, % / PMI, % of welds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182DE9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линия / Critical Line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4A17AB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Методы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очистки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(</w:t>
            </w:r>
            <w:r w:rsidRPr="00AC44B9">
              <w:rPr>
                <w:rFonts w:ascii="Times New Roman" w:hAnsi="Times New Roman"/>
                <w:sz w:val="20"/>
              </w:rPr>
              <w:t>продувка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</w:t>
            </w:r>
            <w:r w:rsidRPr="00AC44B9">
              <w:rPr>
                <w:rFonts w:ascii="Times New Roman" w:hAnsi="Times New Roman"/>
                <w:sz w:val="20"/>
              </w:rPr>
              <w:t>пропарка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</w:t>
            </w:r>
            <w:r w:rsidRPr="00AC44B9">
              <w:rPr>
                <w:rFonts w:ascii="Times New Roman" w:hAnsi="Times New Roman"/>
                <w:sz w:val="20"/>
              </w:rPr>
              <w:t>промывка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) / Cleaning Methods (purging / steaming / flushing)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1EE1CC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Отбраковочная толщина, мм / Rejection thickness, mm 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6D36ED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Примеча</w:t>
            </w:r>
            <w:r w:rsidRPr="00AC44B9">
              <w:rPr>
                <w:rFonts w:ascii="Times New Roman" w:hAnsi="Times New Roman"/>
                <w:sz w:val="20"/>
              </w:rPr>
              <w:t>ние/ Remark</w:t>
            </w:r>
          </w:p>
        </w:tc>
      </w:tr>
      <w:tr w:rsidR="003655CF" w14:paraId="60A3875F" w14:textId="77777777" w:rsidTr="0038672B">
        <w:trPr>
          <w:trHeight w:val="2295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12BB1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60C07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84382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29956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13A2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Среда</w:t>
            </w:r>
            <w:r w:rsidRPr="00AC44B9">
              <w:rPr>
                <w:rFonts w:ascii="Times New Roman" w:hAnsi="Times New Roman"/>
                <w:sz w:val="20"/>
              </w:rPr>
              <w:t xml:space="preserve"> / Medium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111CA8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/ Pressure MPa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48D3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7FB4D5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/ Pressure MPa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ED271A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ΔP% падение давления / ΔP% pressure loss 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E3B67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9B94D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6CBD8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26BD2B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33C7BA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8228C1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622319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E92549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48577F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5169A6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4EB5DC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</w:tr>
      <w:tr w:rsidR="003655CF" w14:paraId="4D54560E" w14:textId="77777777" w:rsidTr="0038672B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D282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4ADF9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0D2A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E94A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AB7A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4060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78F7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76AB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51DC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469C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BF04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CE77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7E79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C6A4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5877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A0AF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3649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7044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B97D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E007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36</w:t>
            </w:r>
          </w:p>
        </w:tc>
      </w:tr>
      <w:tr w:rsidR="003655CF" w14:paraId="6322A557" w14:textId="77777777" w:rsidTr="0038672B">
        <w:trPr>
          <w:trHeight w:val="672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630DA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3CE5E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C861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00807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-00002, 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0C3D1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5098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  <w:r w:rsidRPr="00AC44B9">
              <w:rPr>
                <w:rFonts w:ascii="Times New Roman" w:hAnsi="Times New Roman"/>
                <w:sz w:val="20"/>
              </w:rPr>
              <w:t>,517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A9F3C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BA6E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F9BA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423E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3086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7027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6199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FD29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E37C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DC59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25A4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1DFED5A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80CF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52AC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4,0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6FB18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Подлежит </w:t>
            </w:r>
          </w:p>
          <w:p w14:paraId="378BA9A7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испытанию на МКК по методу АМУ по </w:t>
            </w:r>
          </w:p>
          <w:p w14:paraId="03F82EA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ГОСТ 6032-2017</w:t>
            </w:r>
          </w:p>
        </w:tc>
      </w:tr>
      <w:tr w:rsidR="003655CF" w14:paraId="1D6C15A7" w14:textId="77777777" w:rsidTr="0038672B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DF14B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8E994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9BC44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C60FE4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5C82E8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16D96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  <w:r w:rsidRPr="00AC44B9">
              <w:rPr>
                <w:rFonts w:ascii="Times New Roman" w:hAnsi="Times New Roman"/>
                <w:sz w:val="20"/>
              </w:rPr>
              <w:t>,517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9ECCBC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21286E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18DF86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43F02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618F5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C3ED4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72379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CCBA8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1BEEB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A17BA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11B71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Критическая</w:t>
            </w:r>
            <w:r w:rsidRPr="00AC44B9">
              <w:rPr>
                <w:rFonts w:ascii="Times New Roman" w:hAnsi="Times New Roman"/>
                <w:sz w:val="20"/>
              </w:rPr>
              <w:t xml:space="preserve"> / </w:t>
            </w:r>
          </w:p>
          <w:p w14:paraId="7EA8FB9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C99A5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33C40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F3AC50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Подлежит </w:t>
            </w:r>
          </w:p>
          <w:p w14:paraId="23265141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испытанию на МКК по методу АМУ по </w:t>
            </w:r>
          </w:p>
          <w:p w14:paraId="1007FC7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ГОСТ 6032-2017</w:t>
            </w:r>
          </w:p>
        </w:tc>
      </w:tr>
      <w:tr w:rsidR="003655CF" w14:paraId="4A897764" w14:textId="77777777" w:rsidTr="0038672B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876DA6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866C2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F098E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274D68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D1670D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6B102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  <w:r w:rsidRPr="00AC44B9">
              <w:rPr>
                <w:rFonts w:ascii="Times New Roman" w:hAnsi="Times New Roman"/>
                <w:sz w:val="20"/>
              </w:rPr>
              <w:t>,517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576503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CAEA73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106C2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BD172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EAC8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DA41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ABDEA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8A0C5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07D3E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59E3A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7FF64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5117F5D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FBA4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D95EC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3016BCB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1,0</w:t>
            </w:r>
          </w:p>
          <w:p w14:paraId="73533F4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5BAE7AF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4,0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B0A50E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Подлежит </w:t>
            </w:r>
          </w:p>
          <w:p w14:paraId="46B8FAEE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испытанию на МКК по методу АМУ по </w:t>
            </w:r>
          </w:p>
          <w:p w14:paraId="417F451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ГОСТ 6032-2017</w:t>
            </w:r>
          </w:p>
        </w:tc>
      </w:tr>
      <w:tr w:rsidR="003655CF" w14:paraId="6864C2ED" w14:textId="77777777" w:rsidTr="0038672B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B6057B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FD047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13FB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1549CF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BD623E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6EA86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  <w:r w:rsidRPr="00AC44B9">
              <w:rPr>
                <w:rFonts w:ascii="Times New Roman" w:hAnsi="Times New Roman"/>
                <w:sz w:val="20"/>
              </w:rPr>
              <w:t>,517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3F8D5B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1E7AEE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5ED002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5EB2E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01D0B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AFAD1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8FBA8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F278F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18A6D3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C4E4D7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8BCD1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4646F18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AC6E2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0BC60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42B818C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1,0</w:t>
            </w:r>
          </w:p>
          <w:p w14:paraId="2B9AC91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6C21E99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4,0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0B75C9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Подлежит </w:t>
            </w:r>
          </w:p>
          <w:p w14:paraId="0EB28CBE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испытанию на МКК по методу АМУ по </w:t>
            </w:r>
          </w:p>
          <w:p w14:paraId="72CE1E1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ГОСТ 6032-2017</w:t>
            </w:r>
          </w:p>
        </w:tc>
      </w:tr>
      <w:tr w:rsidR="003655CF" w14:paraId="4AB2CF5C" w14:textId="77777777" w:rsidTr="0038672B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96DA08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37603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73DD6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0178B5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808BC0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7E0FF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  <w:r w:rsidRPr="00AC44B9">
              <w:rPr>
                <w:rFonts w:ascii="Times New Roman" w:hAnsi="Times New Roman"/>
                <w:sz w:val="20"/>
              </w:rPr>
              <w:t>,517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37D1BF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Технический (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7663C1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DDB502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75FC0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52340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A356DF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4890C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E75EE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00B9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38C976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95A39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26B184A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3B391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8E35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7A067A37" w14:textId="77777777" w:rsidR="003655CF" w:rsidRDefault="00000000">
            <w:pPr>
              <w:jc w:val="center"/>
              <w:rPr>
                <w:ins w:id="15" w:author="Старостина Виктория Константиновна" w:date="2024-06-14T13:09:00Z"/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658B7941" w14:textId="77777777" w:rsidR="003655CF" w:rsidRP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  <w:rPrChange w:id="16" w:author="Старостина Виктория Константиновна" w:date="2024-06-14T13:48:00Z">
                  <w:rPr>
                    <w:rFonts w:ascii="Times New Roman" w:hAnsi="Times New Roman"/>
                  </w:rPr>
                </w:rPrChange>
              </w:rPr>
            </w:pPr>
            <w:ins w:id="17" w:author="Старостина Виктория Константиновна" w:date="2024-06-14T13:47:00Z">
              <w:r w:rsidRPr="00AD1E22">
                <w:rPr>
                  <w:rFonts w:ascii="Times New Roman" w:hAnsi="Times New Roman"/>
                  <w:sz w:val="20"/>
                  <w:highlight w:val="yellow"/>
                  <w:lang w:val="en-US"/>
                  <w:rPrChange w:id="18" w:author="Старостина Виктория Константиновна" w:date="2024-06-14T13:48:00Z">
                    <w:rPr>
                      <w:rFonts w:ascii="Times New Roman" w:hAnsi="Times New Roman"/>
                      <w:lang w:val="en-US"/>
                    </w:rPr>
                  </w:rPrChange>
                </w:rPr>
                <w:t>2,0</w:t>
              </w:r>
            </w:ins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B79465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Подлежит </w:t>
            </w:r>
          </w:p>
          <w:p w14:paraId="47C4C21B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испытанию на МКК по методу АМУ по </w:t>
            </w:r>
          </w:p>
          <w:p w14:paraId="6257505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ГОСТ 6032-2017</w:t>
            </w:r>
          </w:p>
        </w:tc>
      </w:tr>
      <w:tr w:rsidR="003655CF" w14:paraId="4ACE02DB" w14:textId="77777777" w:rsidTr="0038672B">
        <w:trPr>
          <w:trHeight w:val="931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C9D284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9DE07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B98FF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D418C6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C72B73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DAAFD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  <w:r w:rsidRPr="00AC44B9">
              <w:rPr>
                <w:rFonts w:ascii="Times New Roman" w:hAnsi="Times New Roman"/>
                <w:sz w:val="20"/>
              </w:rPr>
              <w:t>,517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995B49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4FBEFD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5E9D9E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D1889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72130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50A4E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D3C01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7DCBD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02A104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E81E7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E4EF5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65BE4347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27EBD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0346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3C38542D" w14:textId="77777777" w:rsidR="003655CF" w:rsidRDefault="00000000">
            <w:pPr>
              <w:jc w:val="center"/>
              <w:rPr>
                <w:ins w:id="19" w:author="Старостина Виктория Константиновна" w:date="2024-06-14T13:09:00Z"/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5802119F" w14:textId="77777777" w:rsidR="003655CF" w:rsidRPr="003655CF" w:rsidRDefault="00000000">
            <w:pPr>
              <w:jc w:val="center"/>
              <w:rPr>
                <w:rFonts w:ascii="Times New Roman" w:hAnsi="Times New Roman"/>
                <w:lang w:val="en-US"/>
                <w:rPrChange w:id="20" w:author="Старостина Виктория Константиновна" w:date="2024-06-14T13:47:00Z">
                  <w:rPr>
                    <w:rFonts w:ascii="Times New Roman" w:hAnsi="Times New Roman"/>
                  </w:rPr>
                </w:rPrChange>
              </w:rPr>
            </w:pPr>
            <w:ins w:id="21" w:author="Старостина Виктория Константиновна" w:date="2024-06-14T13:47:00Z">
              <w:r w:rsidRPr="00AD1E22">
                <w:rPr>
                  <w:rFonts w:ascii="Times New Roman" w:hAnsi="Times New Roman"/>
                  <w:sz w:val="20"/>
                  <w:highlight w:val="yellow"/>
                  <w:lang w:val="en-US"/>
                  <w:rPrChange w:id="22" w:author="Старостина Виктория Константиновна" w:date="2024-06-14T13:48:00Z">
                    <w:rPr>
                      <w:rFonts w:ascii="Times New Roman" w:hAnsi="Times New Roman"/>
                      <w:lang w:val="en-US"/>
                    </w:rPr>
                  </w:rPrChange>
                </w:rPr>
                <w:t>2,0</w:t>
              </w:r>
            </w:ins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6AE158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Подлежит </w:t>
            </w:r>
          </w:p>
          <w:p w14:paraId="3953CBFB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испытанию на МКК по методу АМУ по </w:t>
            </w:r>
          </w:p>
          <w:p w14:paraId="5EC51BF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ГОСТ 6032-2017</w:t>
            </w:r>
          </w:p>
        </w:tc>
      </w:tr>
    </w:tbl>
    <w:p w14:paraId="5C5073A2" w14:textId="77777777" w:rsidR="003655CF" w:rsidRDefault="003655CF"/>
    <w:tbl>
      <w:tblPr>
        <w:tblpPr w:leftFromText="180" w:rightFromText="180" w:vertAnchor="page" w:horzAnchor="margin" w:tblpX="108" w:tblpY="409"/>
        <w:tblW w:w="22255" w:type="dxa"/>
        <w:tblLayout w:type="fixed"/>
        <w:tblLook w:val="04A0" w:firstRow="1" w:lastRow="0" w:firstColumn="1" w:lastColumn="0" w:noHBand="0" w:noVBand="1"/>
      </w:tblPr>
      <w:tblGrid>
        <w:gridCol w:w="709"/>
        <w:gridCol w:w="992"/>
        <w:gridCol w:w="1134"/>
        <w:gridCol w:w="1276"/>
        <w:gridCol w:w="851"/>
        <w:gridCol w:w="1842"/>
        <w:gridCol w:w="851"/>
        <w:gridCol w:w="1701"/>
        <w:gridCol w:w="1843"/>
        <w:gridCol w:w="1275"/>
        <w:gridCol w:w="1276"/>
        <w:gridCol w:w="1276"/>
        <w:gridCol w:w="1417"/>
        <w:gridCol w:w="1418"/>
        <w:gridCol w:w="1276"/>
        <w:gridCol w:w="1417"/>
        <w:gridCol w:w="992"/>
        <w:gridCol w:w="709"/>
      </w:tblGrid>
      <w:tr w:rsidR="003655CF" w14:paraId="17F64D43" w14:textId="77777777" w:rsidTr="00FA44E0">
        <w:trPr>
          <w:trHeight w:val="801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0F32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lastRenderedPageBreak/>
              <w:t xml:space="preserve">Изм./ Rev.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92D0F3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Номинальный диаметр DN, мм / Nominal diameter DN, mm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0AC6D1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Номер линии / Line No.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1E2F91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Материал / Material 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B7A64A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Прибавка на коррозию, мм/ Corrosion Allowance, mm 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1746C8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A75503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Фазовое состояние</w:t>
            </w:r>
            <w:r w:rsidRPr="00AC44B9">
              <w:rPr>
                <w:rFonts w:ascii="Times New Roman" w:hAnsi="Times New Roman"/>
                <w:sz w:val="20"/>
              </w:rPr>
              <w:t xml:space="preserve"> / Phase (L/G/S) 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4070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Расположение / Location 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6DE93D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Диаметр х толщина стенки, мм/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>Diameter x wall thickness, mm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AD2C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Рабочие условия / Operational conditions 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53E0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Расчетные условия / Calculated conditions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BB95BF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Класс давления. Условное Давление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Pressure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rating</w:t>
            </w:r>
            <w:r w:rsidRPr="00AC44B9">
              <w:rPr>
                <w:rFonts w:ascii="Times New Roman" w:hAnsi="Times New Roman"/>
                <w:sz w:val="20"/>
              </w:rPr>
              <w:t xml:space="preserve">.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Nominal Pressure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A399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Изоляция / Insulation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05069C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Тип обогрева / Heating type  </w:t>
            </w:r>
          </w:p>
        </w:tc>
      </w:tr>
      <w:tr w:rsidR="003655CF" w14:paraId="422EE83C" w14:textId="77777777" w:rsidTr="00CA2D08">
        <w:trPr>
          <w:trHeight w:val="2295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EBAA3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ADB00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07C65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11006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808E38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DCE498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3A646C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82B6ED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От / From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547B4E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К / To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F4AFE1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80C250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(изб.) / Pressure, MPa (gauge)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4F552A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Температура, ºС</w:t>
            </w:r>
            <w:r w:rsidRPr="00AC44B9">
              <w:rPr>
                <w:rFonts w:ascii="Times New Roman" w:hAnsi="Times New Roman"/>
                <w:sz w:val="20"/>
              </w:rPr>
              <w:t xml:space="preserve"> / Temperature, ºС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271046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(изб.) / Pressure, MPa (gauge)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4C373B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Температура, ºС / Temperature, ºС 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3AC3BD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E74137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Назначение изоляции / Insulation purpose 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61B5B9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Толщина, мм / Thickness, mm 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6E72A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</w:tr>
      <w:tr w:rsidR="003655CF" w14:paraId="26F2E159" w14:textId="77777777" w:rsidTr="00CA2D08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0258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D97A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0683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AF1C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B2E0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0786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7454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8BFE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6F35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1EBB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D355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3D3F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7C5F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315C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8880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8637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CB90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3117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18</w:t>
            </w:r>
          </w:p>
        </w:tc>
      </w:tr>
      <w:tr w:rsidR="003655CF" w14:paraId="12CFE9E0" w14:textId="77777777" w:rsidTr="00D51539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BCD40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DF9C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34230B0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9C71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ATM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7406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F809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52FB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Сбросы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bCs/>
                <w:sz w:val="20"/>
              </w:rPr>
              <w:t>в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bCs/>
                <w:sz w:val="20"/>
              </w:rPr>
              <w:t>атмосферу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/ 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Vents to 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Atmospher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574C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DA73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>Уровнемерной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>колонки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,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>а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>рматур</w:t>
            </w:r>
          </w:p>
          <w:p w14:paraId="66D500A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087-GV-0039,</w:t>
            </w:r>
          </w:p>
          <w:p w14:paraId="1486394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087-GV-0174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A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(B)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/ Level column, fit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tings </w:t>
            </w:r>
          </w:p>
          <w:p w14:paraId="7C4FCD8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087-GV-0039, </w:t>
            </w:r>
          </w:p>
          <w:p w14:paraId="1C8D90F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087-G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V-0174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A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(B)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FE9A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атмосферу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into the air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3071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  <w:p w14:paraId="3824581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38C6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Атм. /</w:t>
            </w:r>
            <w:r w:rsidRPr="00AC44B9"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Atm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DE11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05C5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31F3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06D60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0B5C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B163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13F2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2C2E3807" w14:textId="77777777" w:rsidTr="00984687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4BE6C7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E1472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80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74258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DN-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D0448C" w14:textId="77777777" w:rsidR="003655CF" w:rsidRDefault="00000000">
            <w:pPr>
              <w:ind w:right="-108" w:hanging="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E2718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2AD4A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Дренаж </w:t>
            </w:r>
          </w:p>
          <w:p w14:paraId="662D383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технологических </w:t>
            </w:r>
          </w:p>
          <w:p w14:paraId="6FD1F07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конденсатов / </w:t>
            </w:r>
          </w:p>
          <w:p w14:paraId="6401F8D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Process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condensate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</w:p>
          <w:p w14:paraId="3AB334C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drainage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FCA1B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Ж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L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D5BBA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7F8C05D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087-FL-001A / Flare </w:t>
            </w:r>
          </w:p>
          <w:p w14:paraId="39CA3BE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087-FL-001A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69732D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Трубопроводу 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DN-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/ 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Piping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  <w:p w14:paraId="4E743FC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DN-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C01C4C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89х4,0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0A695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Гидростат. / </w:t>
            </w:r>
            <w:r w:rsidRPr="00AC44B9"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Hydrostatic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795295" w14:textId="77777777" w:rsidR="003655CF" w:rsidRDefault="00000000">
            <w:pPr>
              <w:jc w:val="center"/>
              <w:rPr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Не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ниже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5 / </w:t>
            </w:r>
            <w:r w:rsidRPr="00AC44B9">
              <w:rPr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No lower than 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1D54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0,35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3FD2A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-104/ 235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80D33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33C59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От теплопотерь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Heat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2F0451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C5A3E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  <w:tr w:rsidR="003655CF" w14:paraId="593711AC" w14:textId="77777777" w:rsidTr="00984687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282D3A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5BC4E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80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9D28D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DN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-0601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354514" w14:textId="77777777" w:rsidR="003655CF" w:rsidRDefault="00000000">
            <w:pPr>
              <w:ind w:right="-108" w:hanging="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A8033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8FD44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Дренаж </w:t>
            </w:r>
          </w:p>
          <w:p w14:paraId="2DD09C4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технологических </w:t>
            </w:r>
          </w:p>
          <w:p w14:paraId="37078DB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конденсатов / </w:t>
            </w:r>
          </w:p>
          <w:p w14:paraId="37D42AA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Process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condensate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</w:p>
          <w:p w14:paraId="6175109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drainage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0AA5C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Ж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L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87C31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355397A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087-FL-001B / Flare </w:t>
            </w:r>
            <w:r>
              <w:rPr>
                <w:rFonts w:ascii="Times New Roman" w:eastAsia="Calibri" w:hAnsi="Times New Roman"/>
                <w:bCs/>
                <w:sz w:val="20"/>
                <w:lang w:val="en-US"/>
              </w:rPr>
              <w:br/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087-FL-001B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EEB7A4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Трубопроводу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087-DN-0602 / 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Piping </w:t>
            </w:r>
          </w:p>
          <w:p w14:paraId="7B07E8B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 DN-0602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77A206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89</w:t>
            </w:r>
            <w:r w:rsidRPr="00AC44B9">
              <w:rPr>
                <w:rFonts w:ascii="Times New Roman" w:hAnsi="Times New Roman"/>
                <w:sz w:val="20"/>
              </w:rPr>
              <w:t>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4,0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8FAF9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Гидростат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. / </w:t>
            </w:r>
            <w:r w:rsidRPr="00AC44B9">
              <w:rPr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Hydrostatic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505E52" w14:textId="77777777" w:rsidR="003655CF" w:rsidRDefault="00000000">
            <w:pPr>
              <w:jc w:val="center"/>
              <w:rPr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Не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ниже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5 / </w:t>
            </w:r>
            <w:r w:rsidRPr="00AC44B9">
              <w:rPr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No lower than 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F2C4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0,35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91A9D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-104/ 235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2E1426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C7BB4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67E1CA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4DE42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  <w:tr w:rsidR="003655CF" w14:paraId="76EF51AD" w14:textId="77777777" w:rsidTr="00984687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ADDB56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C442A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80</w:t>
            </w:r>
          </w:p>
          <w:p w14:paraId="3C3D639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22AC2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DN-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32A676" w14:textId="77777777" w:rsidR="003655CF" w:rsidRDefault="00000000">
            <w:pPr>
              <w:ind w:right="-108" w:hanging="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28DE5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E6E23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Дренаж </w:t>
            </w:r>
          </w:p>
          <w:p w14:paraId="4381F2D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технологических </w:t>
            </w:r>
          </w:p>
          <w:p w14:paraId="6B4DC9D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конденсатов / </w:t>
            </w:r>
          </w:p>
          <w:p w14:paraId="22443B1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Process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condensate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</w:p>
          <w:p w14:paraId="2E9C4F1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drainage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937F8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Ж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L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90F54D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Трубопроводов 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DN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-0600, 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DN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-0601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,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уровнемерных колонок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/ 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Pipings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  <w:p w14:paraId="7A1F63D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087-DN-0600,</w:t>
            </w:r>
          </w:p>
          <w:p w14:paraId="2145F2E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087-DN-0601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, 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level gauge </w:t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br/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column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84E3B0" w14:textId="77777777" w:rsidR="003655CF" w:rsidRPr="009874B8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</w:t>
            </w:r>
            <w:r w:rsidRPr="009874B8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канали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зацию</w:t>
            </w:r>
            <w:r w:rsidRPr="009874B8">
              <w:rPr>
                <w:rFonts w:ascii="Times New Roman" w:eastAsia="Calibri" w:hAnsi="Times New Roman"/>
                <w:bCs/>
                <w:sz w:val="20"/>
              </w:rPr>
              <w:t xml:space="preserve">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into</w:t>
            </w:r>
            <w:r w:rsidRPr="009874B8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the</w:t>
            </w:r>
            <w:r w:rsidRPr="009874B8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sewer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1F80E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89</w:t>
            </w:r>
            <w:r w:rsidRPr="00AC44B9">
              <w:rPr>
                <w:rFonts w:ascii="Times New Roman" w:hAnsi="Times New Roman"/>
                <w:sz w:val="20"/>
              </w:rPr>
              <w:t>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4,0</w:t>
            </w:r>
          </w:p>
          <w:p w14:paraId="0FA0C69B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32</w:t>
            </w:r>
            <w:r w:rsidRPr="00AC44B9">
              <w:rPr>
                <w:rFonts w:ascii="Times New Roman" w:hAnsi="Times New Roman"/>
                <w:sz w:val="20"/>
              </w:rPr>
              <w:t>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EFF41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Гидростат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. / </w:t>
            </w:r>
            <w:r w:rsidRPr="00AC44B9">
              <w:rPr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Hydrostatic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72D5CB" w14:textId="77777777" w:rsidR="003655CF" w:rsidRDefault="00000000">
            <w:pPr>
              <w:jc w:val="center"/>
              <w:rPr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Не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ниже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5 / </w:t>
            </w:r>
            <w:r w:rsidRPr="00AC44B9">
              <w:rPr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No lower than 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0874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0,35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D2103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-39 / 235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C53BDA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95F3F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BCEF1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30</w:t>
            </w:r>
          </w:p>
          <w:p w14:paraId="022C630E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E0B79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  <w:tr w:rsidR="003655CF" w14:paraId="7B1CA257" w14:textId="77777777" w:rsidTr="00D51539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D5182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CCC53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5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B6926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1BD8A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52768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99CAF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Технологический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УВ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конденсат / </w:t>
            </w:r>
          </w:p>
          <w:p w14:paraId="7A0B7EB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Process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HC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</w:p>
          <w:p w14:paraId="2608A2A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condensate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556DE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Ж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L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65694B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Штуцера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N06 </w:t>
            </w:r>
            <w:r w:rsidRPr="00AC44B9">
              <w:rPr>
                <w:rFonts w:ascii="Times New Roman" w:hAnsi="Times New Roman"/>
                <w:bCs/>
                <w:sz w:val="20"/>
              </w:rPr>
              <w:t>ресивера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</w:p>
          <w:p w14:paraId="69853531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087-V-001 / </w:t>
            </w:r>
            <w:r w:rsidRPr="00AC44B9">
              <w:rPr>
                <w:rFonts w:ascii="Times New Roman" w:hAnsi="Times New Roman"/>
                <w:bCs/>
                <w:sz w:val="20"/>
              </w:rPr>
              <w:t>С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onnection N06 receiver 087-V-001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567590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Уровнемерной колонке/ Level gauge column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E8EA3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6DC56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39D0B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10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20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8B1F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A0B82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C6C04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CB88D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4E3FA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EDD54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  <w:tr w:rsidR="003655CF" w14:paraId="028B9E95" w14:textId="77777777" w:rsidTr="00D51539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8CECCD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653E6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18C02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ING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-0600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906904" w14:textId="77777777" w:rsidR="003655CF" w:rsidRDefault="00000000">
            <w:pPr>
              <w:ind w:right="-108" w:hanging="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1997E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5E79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Бегущий огонь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Internal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flame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16D6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FE1BE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Панели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розжига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087-U-001 / </w:t>
            </w:r>
          </w:p>
          <w:p w14:paraId="348205F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Ignition panel </w:t>
            </w:r>
          </w:p>
          <w:p w14:paraId="7B2C081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087-U-001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3FEE2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Факелу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26A0B2E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087-FL-001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</w:t>
            </w:r>
          </w:p>
          <w:p w14:paraId="7DFCF6A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Flare 087-FL-001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8E51B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E26BA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48646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Не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ниже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5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</w:t>
            </w:r>
            <w:r w:rsidRPr="00AC44B9">
              <w:rPr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No lower than 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04D2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DCE8E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DF9293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06F52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F6EA20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80A02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  <w:tr w:rsidR="003655CF" w14:paraId="214C1407" w14:textId="77777777" w:rsidTr="00420DDA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4F5B06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63C50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8B8CB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ING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A13DA4" w14:textId="77777777" w:rsidR="003655CF" w:rsidRDefault="00000000">
            <w:pPr>
              <w:ind w:right="-108" w:hanging="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C6802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2F9EF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Бегущий огонь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Internal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flame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F1CC5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39B77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Панели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розжига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087-U-001 / </w:t>
            </w:r>
          </w:p>
          <w:p w14:paraId="65404C7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Ignition panel 087-U-001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C22AF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Факелу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29F87A9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087-FL-001A / </w:t>
            </w:r>
          </w:p>
          <w:p w14:paraId="3C82BEF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Flare 087-FL-001A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E46BE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0C983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39713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Не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ниже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5 / </w:t>
            </w:r>
            <w:r w:rsidRPr="00AC44B9">
              <w:rPr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No lower than 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8498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E8B87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FAC9D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1EE21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D3D4F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9E987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  <w:tr w:rsidR="003655CF" w14:paraId="25670F97" w14:textId="77777777" w:rsidTr="00420DDA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A9219D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7B726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E0C8B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ING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-0602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7FD7A8" w14:textId="77777777" w:rsidR="003655CF" w:rsidRDefault="00000000">
            <w:pPr>
              <w:ind w:right="-108" w:hanging="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81526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43E5F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Бегущий огонь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Internal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flame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D9B0F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678A6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Панели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розжига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087-U-001 / </w:t>
            </w:r>
          </w:p>
          <w:p w14:paraId="4834E5C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Ignition panel 087-U-001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611AF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Факелу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1854CE6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087-FL-001A / </w:t>
            </w:r>
          </w:p>
          <w:p w14:paraId="087FEAC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Flare 087-FL-001A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5E1967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0140B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D4E9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Не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ниже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5 / </w:t>
            </w:r>
            <w:r w:rsidRPr="00AC44B9">
              <w:rPr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No lower than 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D4FC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CA330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13593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51B6F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E51FD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03231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  <w:tr w:rsidR="003655CF" w14:paraId="0EC6DC5A" w14:textId="77777777" w:rsidTr="00420DDA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CDD796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D49D7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AA91F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ING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-0603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AE6422" w14:textId="77777777" w:rsidR="003655CF" w:rsidRDefault="00000000">
            <w:pPr>
              <w:ind w:right="-108" w:hanging="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44370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00F19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Бегущий огонь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Internal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flame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41486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84999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Панели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розжига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087-U-001 / </w:t>
            </w:r>
          </w:p>
          <w:p w14:paraId="6605632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Ignition panel 087-U-001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BA214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Факелу</w:t>
            </w:r>
          </w:p>
          <w:p w14:paraId="3A9B13D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087-FL-001A / </w:t>
            </w:r>
          </w:p>
          <w:p w14:paraId="6A549C0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Flare 087-FL-001A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F2CDF3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D3C47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24ACE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Не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ниже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5 / </w:t>
            </w:r>
            <w:r w:rsidRPr="00AC44B9">
              <w:rPr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No lower than 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09B8B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0110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9B385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CDAE9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06F50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AB256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  <w:tr w:rsidR="003655CF" w14:paraId="7B7774CB" w14:textId="77777777" w:rsidTr="00420DDA">
        <w:trPr>
          <w:trHeight w:val="999"/>
        </w:trPr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7E002CCD" w14:textId="77777777" w:rsidR="003655CF" w:rsidRDefault="003655CF">
            <w:pPr>
              <w:jc w:val="both"/>
              <w:rPr>
                <w:rFonts w:cs="Arial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67C3B8F2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5A9AFB26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06A1B57A" w14:textId="77777777" w:rsidR="003655CF" w:rsidRDefault="003655CF">
            <w:pPr>
              <w:ind w:right="-108" w:hanging="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04BBC68A" w14:textId="77777777" w:rsidR="003655CF" w:rsidRDefault="003655CF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32BC5EF8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7F942AD4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723C05F1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03BCE35E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006B4786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2EA37FE6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516E7871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60F5CE2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666B1361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34D362CE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2C824843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1D1AFA80" w14:textId="77777777" w:rsidR="003655CF" w:rsidRDefault="003655CF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2F08B0E8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</w:p>
        </w:tc>
      </w:tr>
    </w:tbl>
    <w:p w14:paraId="30C878A6" w14:textId="77777777" w:rsidR="003655CF" w:rsidRDefault="003655CF">
      <w:pPr>
        <w:rPr>
          <w:vanish/>
        </w:rPr>
      </w:pPr>
    </w:p>
    <w:tbl>
      <w:tblPr>
        <w:tblW w:w="222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709"/>
        <w:gridCol w:w="850"/>
        <w:gridCol w:w="1134"/>
        <w:gridCol w:w="1418"/>
        <w:gridCol w:w="1134"/>
        <w:gridCol w:w="1417"/>
        <w:gridCol w:w="1134"/>
        <w:gridCol w:w="1134"/>
        <w:gridCol w:w="1276"/>
        <w:gridCol w:w="1276"/>
        <w:gridCol w:w="1276"/>
        <w:gridCol w:w="850"/>
        <w:gridCol w:w="1134"/>
        <w:gridCol w:w="1134"/>
        <w:gridCol w:w="992"/>
        <w:gridCol w:w="1134"/>
        <w:gridCol w:w="1134"/>
        <w:gridCol w:w="851"/>
        <w:gridCol w:w="1559"/>
      </w:tblGrid>
      <w:tr w:rsidR="003655CF" w14:paraId="573F990A" w14:textId="77777777" w:rsidTr="0038672B">
        <w:trPr>
          <w:trHeight w:val="1080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9372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Изм./ Rev.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35655A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Номер линии / Line No. 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221744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Термообработка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сварных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швов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Post Weld Heat Treatment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876F55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№  монтажно-технологической схемы / P&amp;ID No.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E651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Испытания на прочность и плотность / Strength Tests  </w:t>
            </w: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682DF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Дополнительное испытание на герметичность</w:t>
            </w:r>
            <w:r w:rsidRPr="00AC44B9">
              <w:rPr>
                <w:rFonts w:ascii="Times New Roman" w:hAnsi="Times New Roman"/>
                <w:sz w:val="20"/>
              </w:rPr>
              <w:t xml:space="preserve"> / Leakage Test 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6B75E8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Горючесть/воспламеняемость (в соответствии с ГОСТ 12.1.044-89)и / Combustibility / flammability (according to GOST 12.1.044-89)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3B3258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Класс опасности среды (в соответствии с ГОСТ 12.1.007-76) / Medium hazard class (according to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GOST 12.1.007-76)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AB4ACC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Категория и группа трубопровода по ГОСТ 32569-2013 / Pipeline Group and category according to </w:t>
            </w:r>
            <w:r>
              <w:rPr>
                <w:rFonts w:ascii="Times New Roman" w:hAnsi="Times New Roman"/>
                <w:sz w:val="20"/>
                <w:lang w:val="en-US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GOST 32569-2013) 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05603D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Группа среды по ТР ТС 032/2013 / Fluid Group according TR CU 032/2013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EDD76D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Категория трубопровода по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>ТР ТС</w:t>
            </w:r>
            <w:r w:rsidRPr="00AC44B9">
              <w:rPr>
                <w:rFonts w:ascii="Times New Roman" w:hAnsi="Times New Roman"/>
                <w:sz w:val="20"/>
              </w:rPr>
              <w:t xml:space="preserve"> 032/2013 / Pipeline Category according TR CU 032/2013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124F0F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Неразрушающий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контроль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сварных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швов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, % / Nondestructive welding joints control %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13E26C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Объём стилоскопирования сварных швов, % / PMI, % of welds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862665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линия / Critical Line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1FD5E2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Методы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очистки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(</w:t>
            </w:r>
            <w:r w:rsidRPr="00AC44B9">
              <w:rPr>
                <w:rFonts w:ascii="Times New Roman" w:hAnsi="Times New Roman"/>
                <w:sz w:val="20"/>
              </w:rPr>
              <w:t>продувка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</w:t>
            </w:r>
            <w:r w:rsidRPr="00AC44B9">
              <w:rPr>
                <w:rFonts w:ascii="Times New Roman" w:hAnsi="Times New Roman"/>
                <w:sz w:val="20"/>
              </w:rPr>
              <w:t>пропарка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</w:t>
            </w:r>
            <w:r w:rsidRPr="00AC44B9">
              <w:rPr>
                <w:rFonts w:ascii="Times New Roman" w:hAnsi="Times New Roman"/>
                <w:sz w:val="20"/>
              </w:rPr>
              <w:t>промывка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) / Cleaning Methods (purging / steaming / flushing)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012586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Отбраковочная толщина, мм / Rejection thickness, mm 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AD778B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Примеча</w:t>
            </w:r>
            <w:r w:rsidRPr="00AC44B9">
              <w:rPr>
                <w:rFonts w:ascii="Times New Roman" w:hAnsi="Times New Roman"/>
                <w:sz w:val="20"/>
              </w:rPr>
              <w:t>ние/ Remark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3655CF" w14:paraId="32717C53" w14:textId="77777777" w:rsidTr="0038672B">
        <w:trPr>
          <w:trHeight w:val="2295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EFF2E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06CCA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A5C7F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B492E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349C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Среда</w:t>
            </w:r>
            <w:r w:rsidRPr="00AC44B9">
              <w:rPr>
                <w:rFonts w:ascii="Times New Roman" w:hAnsi="Times New Roman"/>
                <w:sz w:val="20"/>
              </w:rPr>
              <w:t xml:space="preserve"> / Medium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C31DF2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/ Pressure MPa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B049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8FB960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/ Pressure MPa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6B86D5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ΔP% падение давления / ΔP% pressure loss 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70BFB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35535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88E7F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4F797B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F400E9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D397FA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7A35E9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730868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1652AD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6E88F8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896EEF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</w:tr>
      <w:tr w:rsidR="003655CF" w14:paraId="55F04C6D" w14:textId="77777777" w:rsidTr="0038672B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B4A2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18976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43C9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4D98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9C8C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7CDF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435A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AE36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2551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7EE9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8BB0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C8AF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AC8E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AADE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E11D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E60D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69AE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19EF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BED5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C7E9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36</w:t>
            </w:r>
          </w:p>
        </w:tc>
      </w:tr>
      <w:tr w:rsidR="003655CF" w14:paraId="184A9692" w14:textId="77777777" w:rsidTr="0038672B">
        <w:trPr>
          <w:trHeight w:val="672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0E402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282EF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ATM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DA41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D370A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539F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E56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9C79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A824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403B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FEA0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2319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52AE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C7B1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A4B7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ECE4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B774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B5BD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050A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2096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20C08BD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09616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7E74B6F5" w14:textId="77777777" w:rsidTr="0038672B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7F2AF2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9F397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DN-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6C62D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19E5C8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9106D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C14AF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66ABA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D49E3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C61DF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79385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Горючая жидкость / Combustible liquid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74569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2B0D5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AC844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5B430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2735F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E1713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D825A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28FA9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224FEA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2,0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60B4C6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Подлежит </w:t>
            </w:r>
          </w:p>
          <w:p w14:paraId="6D03F7ED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испытанию на МКК по методу АМУ по </w:t>
            </w:r>
          </w:p>
          <w:p w14:paraId="4C4B43C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ГОСТ</w:t>
            </w: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 6032-2017</w:t>
            </w:r>
          </w:p>
        </w:tc>
      </w:tr>
      <w:tr w:rsidR="003655CF" w14:paraId="086FE28A" w14:textId="77777777" w:rsidTr="0038672B">
        <w:trPr>
          <w:trHeight w:val="82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9BCAA4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B9D65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DN-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5F81A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FD74D4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77B35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8180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2D9A7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8B480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581AD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AE7E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Горючая жидкость / Combustible liquid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6F401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F99A0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96CDD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62AB8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5A793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E9D8E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33C5A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3365E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D9F41D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2,0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76CD28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Подлежит </w:t>
            </w:r>
          </w:p>
          <w:p w14:paraId="3DA96274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испытанию на МКК по методу АМУ по </w:t>
            </w:r>
          </w:p>
          <w:p w14:paraId="2632DDB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ГОСТ 6032-2017</w:t>
            </w:r>
          </w:p>
        </w:tc>
      </w:tr>
      <w:tr w:rsidR="003655CF" w14:paraId="1FE878DF" w14:textId="77777777" w:rsidTr="0038672B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5278B0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ECC66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DN-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83A4A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4F4DBD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662DA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F2C31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32947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761D3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4B1F7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04092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Горючая жидкость / Combustible liquid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1037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4ECE0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42248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7F336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E45F7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2E6E8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523FC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64906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0394B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2,0</w:t>
            </w:r>
          </w:p>
          <w:p w14:paraId="186DAC51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7865DC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</w:p>
        </w:tc>
      </w:tr>
      <w:tr w:rsidR="003655CF" w14:paraId="192E7992" w14:textId="77777777" w:rsidTr="0038672B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71D595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1B956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3FC6A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B47830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73B7E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6228E7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C7EA8E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7E0BC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95872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6E210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Горючая жидкость / Combustible liquid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514B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291D0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IV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4B803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83972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4B6C3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837624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57F5B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7AD8A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D76B9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468A24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28BC11C0" w14:textId="77777777" w:rsidTr="0038672B">
        <w:trPr>
          <w:trHeight w:val="7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FA9E7F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9F3A6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ING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-0600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0CAE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C4C406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11EA7" w14:textId="77777777" w:rsidR="003655CF" w:rsidRDefault="00000000"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21CBE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983196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B32B1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83AB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423F6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87049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C9160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60368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18EDA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60F46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8C249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64E8F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4AD87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606EE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8A9969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Подлежит </w:t>
            </w:r>
          </w:p>
          <w:p w14:paraId="062C2BA9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испытанию на МКК по методу АМУ по </w:t>
            </w:r>
          </w:p>
          <w:p w14:paraId="6793B60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ГОСТ 6032-2017</w:t>
            </w:r>
          </w:p>
        </w:tc>
      </w:tr>
      <w:tr w:rsidR="003655CF" w14:paraId="5E58A1B2" w14:textId="77777777" w:rsidTr="0038672B">
        <w:trPr>
          <w:trHeight w:val="7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01C459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D65CC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ING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B12A7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B6BC3F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08C62" w14:textId="77777777" w:rsidR="003655CF" w:rsidRDefault="00000000"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F68116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C32200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FC414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6019A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C4061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2B4B1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ECB94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8C9F4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C823E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15B04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8747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3845C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D8DF1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F47237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CE8C89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Подлежит </w:t>
            </w:r>
          </w:p>
          <w:p w14:paraId="15F23478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испытанию на МКК по методу АМУ по </w:t>
            </w:r>
          </w:p>
          <w:p w14:paraId="07D3AB2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ГОСТ 6032-2017</w:t>
            </w:r>
          </w:p>
        </w:tc>
      </w:tr>
      <w:tr w:rsidR="003655CF" w14:paraId="0051099A" w14:textId="77777777" w:rsidTr="0038672B">
        <w:trPr>
          <w:trHeight w:val="7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4016EA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BBBC0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ING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-0602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29ABD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B239A3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9F695" w14:textId="77777777" w:rsidR="003655CF" w:rsidRDefault="00000000"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55A033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F97EC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A418F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5DB81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6BD1F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6411B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08202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6320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797FA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21CB2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7A9F0F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34E13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B18C0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5571C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FA066E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Подлежит </w:t>
            </w:r>
          </w:p>
          <w:p w14:paraId="6DD5739D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испытанию на МКК по методу АМУ по</w:t>
            </w:r>
          </w:p>
          <w:p w14:paraId="30C13D1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 ГОСТ 6032-2017</w:t>
            </w:r>
          </w:p>
        </w:tc>
      </w:tr>
      <w:tr w:rsidR="003655CF" w14:paraId="4F859BC6" w14:textId="77777777" w:rsidTr="0038672B">
        <w:trPr>
          <w:trHeight w:val="7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EA0A8C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A3802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ING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-0603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77C0C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2BEBCF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249BA" w14:textId="77777777" w:rsidR="003655CF" w:rsidRDefault="00000000"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D3433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C60B9C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B86B30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F4F2A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E68F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DE3D5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E55DB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485CF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24424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0EAA7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AEF5B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146C4F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8BC07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6407D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8DEF85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Подлежит </w:t>
            </w:r>
          </w:p>
          <w:p w14:paraId="5E2A7311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испытанию на МКК по методу АМУ по </w:t>
            </w:r>
          </w:p>
          <w:p w14:paraId="1D8D446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ГОСТ 6032-2017</w:t>
            </w:r>
          </w:p>
        </w:tc>
      </w:tr>
    </w:tbl>
    <w:p w14:paraId="53B5E6E7" w14:textId="77777777" w:rsidR="003655CF" w:rsidRDefault="003655CF"/>
    <w:tbl>
      <w:tblPr>
        <w:tblpPr w:leftFromText="180" w:rightFromText="180" w:vertAnchor="page" w:horzAnchor="margin" w:tblpX="108" w:tblpY="409"/>
        <w:tblW w:w="22255" w:type="dxa"/>
        <w:tblLayout w:type="fixed"/>
        <w:tblLook w:val="04A0" w:firstRow="1" w:lastRow="0" w:firstColumn="1" w:lastColumn="0" w:noHBand="0" w:noVBand="1"/>
      </w:tblPr>
      <w:tblGrid>
        <w:gridCol w:w="709"/>
        <w:gridCol w:w="992"/>
        <w:gridCol w:w="1134"/>
        <w:gridCol w:w="1276"/>
        <w:gridCol w:w="851"/>
        <w:gridCol w:w="1842"/>
        <w:gridCol w:w="851"/>
        <w:gridCol w:w="1701"/>
        <w:gridCol w:w="1843"/>
        <w:gridCol w:w="1275"/>
        <w:gridCol w:w="1276"/>
        <w:gridCol w:w="1276"/>
        <w:gridCol w:w="1417"/>
        <w:gridCol w:w="1418"/>
        <w:gridCol w:w="1276"/>
        <w:gridCol w:w="1417"/>
        <w:gridCol w:w="992"/>
        <w:gridCol w:w="709"/>
      </w:tblGrid>
      <w:tr w:rsidR="003655CF" w14:paraId="466370A4" w14:textId="77777777" w:rsidTr="000D0D22">
        <w:trPr>
          <w:trHeight w:val="852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7FBF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lastRenderedPageBreak/>
              <w:t xml:space="preserve">Изм./ Rev.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439261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Номинальный диаметр DN, мм / Nominal diameter DN, mm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F771C8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Номер линии / Line No.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78DDDD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Материал / Material 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883DAB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Прибавка на коррозию, мм/ Corrosion Allowance, mm 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56B84D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8D4E40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Фазовое состояние / Phase (L/G/S) 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CE75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Расположение / Location 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D83C5A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Диаметр х толщина стенки, мм/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>Diameter x wall thickness, mm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36C3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Рабочие условия / Operational conditions 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B693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Расчетные условия / Calculated conditions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1218C0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Класс давления. Условное Давление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Pressure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rating</w:t>
            </w:r>
            <w:r w:rsidRPr="00AC44B9">
              <w:rPr>
                <w:rFonts w:ascii="Times New Roman" w:hAnsi="Times New Roman"/>
                <w:sz w:val="20"/>
              </w:rPr>
              <w:t xml:space="preserve">.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Nominal Pressure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6936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Изоляция</w:t>
            </w:r>
            <w:r w:rsidRPr="00AC44B9">
              <w:rPr>
                <w:rFonts w:ascii="Times New Roman" w:hAnsi="Times New Roman"/>
                <w:sz w:val="20"/>
              </w:rPr>
              <w:t xml:space="preserve"> / Insulation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A52D28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Тип обогрева / Heating type  </w:t>
            </w:r>
          </w:p>
        </w:tc>
      </w:tr>
      <w:tr w:rsidR="003655CF" w14:paraId="1A8F3258" w14:textId="77777777" w:rsidTr="003D0E54">
        <w:trPr>
          <w:trHeight w:val="2295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5171F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4EE68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AE639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ED566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DD88D7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D77154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237975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3F7647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От / From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4D5A62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К / To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543B93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17E579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(изб.) / Pressure, MPa (gauge)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6F2DF8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Температура, ºС / Temperature, ºС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E75DCD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(изб.) / Pressure, MPa (gauge)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AA5F0A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Температура, ºС / Temperature, ºС 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0F35A1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18922F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Назначение изоляции / Insulation purpose 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50FA13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Толщина, мм / Thickness, mm 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8B75D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</w:tr>
      <w:tr w:rsidR="003655CF" w14:paraId="53B723C2" w14:textId="77777777" w:rsidTr="003D0E54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B1F5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EA12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A214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A864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EB04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C929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18B8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32CA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52F1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BEA7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E5C5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8C37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00BB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F4B7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007F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DD3C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1BB8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4F6A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18</w:t>
            </w:r>
          </w:p>
        </w:tc>
      </w:tr>
      <w:tr w:rsidR="003655CF" w14:paraId="45D9DAB1" w14:textId="77777777" w:rsidTr="00654BDD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E3A112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A6EFF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512BC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ING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-0604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084E1A" w14:textId="77777777" w:rsidR="003655CF" w:rsidRDefault="00000000">
            <w:pPr>
              <w:ind w:right="-108" w:hanging="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A8FDC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1BCBC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Бегущий огонь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Internal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flame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6468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AC4E5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Панели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розжига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087-U-001 / </w:t>
            </w:r>
          </w:p>
          <w:p w14:paraId="5D46E46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Ignition panel 087-U-001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B634F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Факелу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001ABBE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087-FL-001B / Flare 087-FL-001B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6598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C5E2D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9B526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Не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ниже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5 / </w:t>
            </w:r>
            <w:r w:rsidRPr="00AC44B9">
              <w:rPr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No lower than 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60C0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7EF4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A3AAB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D84D2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От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148685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795C6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  <w:tr w:rsidR="003655CF" w14:paraId="6BC7D236" w14:textId="77777777" w:rsidTr="00654BDD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A78FE4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4804A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E6766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ING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-0605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59D039" w14:textId="77777777" w:rsidR="003655CF" w:rsidRDefault="00000000">
            <w:pPr>
              <w:ind w:right="-108" w:hanging="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95DD2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5298E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Бегущий огонь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Internal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flame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BFDCE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8AA31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Панели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розжига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087-U-001 / </w:t>
            </w:r>
          </w:p>
          <w:p w14:paraId="089ED95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Ignition panel 087-U-001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046C0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Факелу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31B0C30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087-FL-001B / Flare 087-FL-001B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359FE7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44570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CAA56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Не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ниже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5 / </w:t>
            </w:r>
            <w:r w:rsidRPr="00AC44B9">
              <w:rPr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No lower than 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7D9F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B20DD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C97F3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15A5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935F6C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C0855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  <w:tr w:rsidR="003655CF" w14:paraId="0C7F1910" w14:textId="77777777" w:rsidTr="00654BDD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D854A1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339DC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3977F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ING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-0606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BB5AC7" w14:textId="77777777" w:rsidR="003655CF" w:rsidRDefault="00000000">
            <w:pPr>
              <w:ind w:right="-108" w:hanging="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96524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DFE47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Бегущий огонь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Internal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flame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4C34D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94223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Панели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розжига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087-U-001 / </w:t>
            </w:r>
          </w:p>
          <w:p w14:paraId="49F1EA2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Ignition panel 087-U-001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B0C74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Факелу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78D9412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087-FL-001B / Flare 087-FL-001B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A5AA5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84D3E7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C207E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Не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ниже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5 / </w:t>
            </w:r>
            <w:r w:rsidRPr="00AC44B9">
              <w:rPr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No lower than 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B6119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CDC48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F9EE8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0FDD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564B64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96F69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  <w:tr w:rsidR="003655CF" w14:paraId="276BC74A" w14:textId="77777777" w:rsidTr="00654BDD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F12766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812A7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46790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ING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-0607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9E3765" w14:textId="77777777" w:rsidR="003655CF" w:rsidRDefault="00000000">
            <w:pPr>
              <w:ind w:right="-108" w:hanging="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BFF17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9F188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Бегущий огонь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Internal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flame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7DCD8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41F0D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Панели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розжига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087-U-001 /</w:t>
            </w:r>
          </w:p>
          <w:p w14:paraId="65C0F7D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Ignition panel 087-U-001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F0D2A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Факелу</w:t>
            </w:r>
          </w:p>
          <w:p w14:paraId="4FCDA7C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087-FL-001B / </w:t>
            </w:r>
          </w:p>
          <w:p w14:paraId="1FA9909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Flare 087-FL-001B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1C1BB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60EE50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A345E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Не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ниже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5 / </w:t>
            </w:r>
            <w:r w:rsidRPr="00AC44B9">
              <w:rPr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No lower than 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BEB79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97016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1E1140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8CAF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DF7CB6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C02C2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  <w:tr w:rsidR="003655CF" w14:paraId="4288B1D6" w14:textId="77777777" w:rsidTr="003B661F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C92EE8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196FF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25</w:t>
            </w:r>
          </w:p>
          <w:p w14:paraId="53EA4AE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483B7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49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0501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1EED66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86245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2DFA7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Топливный газ среднего давления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Medium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pressure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fuel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EEC30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BBFAE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Границы установки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Battery limits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9569F1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Арматуре </w:t>
            </w:r>
          </w:p>
          <w:p w14:paraId="070E01A5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XZVM-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/ </w:t>
            </w:r>
          </w:p>
          <w:p w14:paraId="3F61C82B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Fittings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 </w:t>
            </w:r>
          </w:p>
          <w:p w14:paraId="2549006D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XZVM-07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2112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79619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2602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-39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ED6B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8EEBC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F873A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9D49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DE6A0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</w:rPr>
            </w:pPr>
            <w:del w:id="23" w:author="Скородумова Анна Александровна" w:date="2024-06-20T08:24:00Z">
              <w:r w:rsidRPr="0079401D">
                <w:rPr>
                  <w:rFonts w:ascii="Times New Roman" w:hAnsi="Times New Roman"/>
                  <w:sz w:val="20"/>
                  <w:highlight w:val="yellow"/>
                </w:rPr>
                <w:delText>50</w:delText>
              </w:r>
              <w:r w:rsidRPr="0079401D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 xml:space="preserve"> </w:delText>
              </w:r>
            </w:del>
            <w:ins w:id="24" w:author="Скородумова Анна Александровна" w:date="2024-06-20T08:24:00Z">
              <w:r w:rsidRPr="0079401D">
                <w:rPr>
                  <w:rFonts w:ascii="Times New Roman" w:hAnsi="Times New Roman"/>
                  <w:sz w:val="20"/>
                  <w:highlight w:val="yellow"/>
                </w:rPr>
                <w:t>40</w:t>
              </w:r>
              <w:r w:rsidRPr="0079401D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 xml:space="preserve"> </w:t>
              </w:r>
            </w:ins>
          </w:p>
          <w:p w14:paraId="08970E2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del w:id="25" w:author="Скородумова Анна Александровна" w:date="2024-06-20T08:24:00Z">
              <w:r w:rsidRPr="0079401D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50</w:delText>
              </w:r>
            </w:del>
            <w:ins w:id="26" w:author="Скородумова Анна Александровна" w:date="2024-06-20T08:24:00Z">
              <w:r w:rsidRPr="0079401D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40</w:t>
              </w:r>
            </w:ins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05AB4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</w:t>
            </w:r>
          </w:p>
        </w:tc>
      </w:tr>
      <w:tr w:rsidR="003655CF" w14:paraId="39D87F43" w14:textId="77777777" w:rsidTr="00F73407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1B3FED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70312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20</w:t>
            </w:r>
          </w:p>
          <w:p w14:paraId="3419842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25</w:t>
            </w:r>
          </w:p>
          <w:p w14:paraId="51EF726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6A03E58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885FC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CF2DEF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21FF1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440A5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Топливный газ среднего давления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Medium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pressure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fuel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4CB40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A3018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Арматуры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XZVM-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700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Fit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tings</w:t>
            </w:r>
          </w:p>
          <w:p w14:paraId="0C7F610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XZVM-07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BB1FF8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Ресиверу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5EC62450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087-V-001 / Reciever </w:t>
            </w:r>
          </w:p>
          <w:p w14:paraId="726C0C3E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087-V-001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1E980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25</w:t>
            </w:r>
            <w:r w:rsidRPr="00AC44B9">
              <w:rPr>
                <w:rFonts w:ascii="Times New Roman" w:hAnsi="Times New Roman"/>
                <w:sz w:val="20"/>
              </w:rPr>
              <w:t>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3</w:t>
            </w:r>
            <w:r w:rsidRPr="00AC44B9">
              <w:rPr>
                <w:rFonts w:ascii="Times New Roman" w:hAnsi="Times New Roman"/>
                <w:sz w:val="20"/>
              </w:rPr>
              <w:t>,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  <w:p w14:paraId="4EBB98A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  <w:p w14:paraId="0DDC943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  <w:p w14:paraId="622ECF6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108х4,0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D6AE6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EE84E9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-39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D950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B9BE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984BF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A6861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73E27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  <w:lang w:val="en-US"/>
              </w:rPr>
            </w:pPr>
            <w:del w:id="27" w:author="Скородумова Анна Александровна" w:date="2024-06-20T08:25:00Z">
              <w:r w:rsidRPr="0079401D">
                <w:rPr>
                  <w:rFonts w:ascii="Times New Roman" w:hAnsi="Times New Roman"/>
                  <w:sz w:val="20"/>
                  <w:highlight w:val="yellow"/>
                </w:rPr>
                <w:delText>50</w:delText>
              </w:r>
            </w:del>
            <w:ins w:id="28" w:author="Скородумова Анна Александровна" w:date="2024-06-20T08:25:00Z">
              <w:r w:rsidRPr="0079401D">
                <w:rPr>
                  <w:rFonts w:ascii="Times New Roman" w:hAnsi="Times New Roman"/>
                  <w:sz w:val="20"/>
                  <w:highlight w:val="yellow"/>
                </w:rPr>
                <w:t>40</w:t>
              </w:r>
            </w:ins>
          </w:p>
          <w:p w14:paraId="44C410E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  <w:lang w:val="en-US"/>
              </w:rPr>
            </w:pPr>
            <w:del w:id="29" w:author="Скородумова Анна Александровна" w:date="2024-06-20T08:25:00Z">
              <w:r w:rsidRPr="0079401D">
                <w:rPr>
                  <w:rFonts w:ascii="Times New Roman" w:hAnsi="Times New Roman"/>
                  <w:sz w:val="20"/>
                  <w:highlight w:val="yellow"/>
                </w:rPr>
                <w:delText>50</w:delText>
              </w:r>
            </w:del>
            <w:ins w:id="30" w:author="Скородумова Анна Александровна" w:date="2024-06-20T08:25:00Z">
              <w:r w:rsidRPr="0079401D">
                <w:rPr>
                  <w:rFonts w:ascii="Times New Roman" w:hAnsi="Times New Roman"/>
                  <w:sz w:val="20"/>
                  <w:highlight w:val="yellow"/>
                </w:rPr>
                <w:t>40</w:t>
              </w:r>
            </w:ins>
          </w:p>
          <w:p w14:paraId="30CA2D3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</w:rPr>
            </w:pPr>
            <w:del w:id="31" w:author="Скородумова Анна Александровна" w:date="2024-06-20T08:25:00Z">
              <w:r w:rsidRPr="0079401D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50</w:delText>
              </w:r>
            </w:del>
            <w:ins w:id="32" w:author="Скородумова Анна Александровна" w:date="2024-06-20T08:25:00Z">
              <w:r w:rsidRPr="0079401D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40</w:t>
              </w:r>
            </w:ins>
          </w:p>
          <w:p w14:paraId="5734632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del w:id="33" w:author="Скородумова Анна Александровна" w:date="2024-06-20T08:25:00Z">
              <w:r w:rsidRPr="0079401D">
                <w:rPr>
                  <w:rFonts w:ascii="Times New Roman" w:hAnsi="Times New Roman"/>
                  <w:sz w:val="20"/>
                  <w:highlight w:val="yellow"/>
                </w:rPr>
                <w:delText>50</w:delText>
              </w:r>
            </w:del>
            <w:ins w:id="34" w:author="Скородумова Анна Александровна" w:date="2024-06-20T08:25:00Z">
              <w:r w:rsidRPr="0079401D">
                <w:rPr>
                  <w:rFonts w:ascii="Times New Roman" w:hAnsi="Times New Roman"/>
                  <w:sz w:val="20"/>
                  <w:highlight w:val="yellow"/>
                </w:rPr>
                <w:t>40</w:t>
              </w:r>
            </w:ins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CCAB6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</w:t>
            </w:r>
          </w:p>
        </w:tc>
      </w:tr>
      <w:tr w:rsidR="003655CF" w14:paraId="18A84CE6" w14:textId="77777777" w:rsidTr="00F73407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96F5F2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661F2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5032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1640D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C32E6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D7461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Топливный газ среднего давления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Medium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pressure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fuel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A9783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7599D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Трубопровода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600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Piping </w:t>
            </w:r>
          </w:p>
          <w:p w14:paraId="499CB9D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92E91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Трубопроводам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087-MFG-0603, 087-MFG-0604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Pip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ing </w:t>
            </w:r>
          </w:p>
          <w:p w14:paraId="4B04EBB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087-MFG-0603, 087-MFG-0604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D4064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01A51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2822C6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-39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AEC9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E2E41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566AD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4E151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8D1DA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del w:id="35" w:author="Скородумова Анна Александровна" w:date="2024-06-20T08:25:00Z">
              <w:r w:rsidRPr="0079401D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50</w:delText>
              </w:r>
            </w:del>
            <w:ins w:id="36" w:author="Скородумова Анна Александровна" w:date="2024-06-20T08:25:00Z">
              <w:r w:rsidRPr="0079401D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40</w:t>
              </w:r>
            </w:ins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B67B6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</w:t>
            </w:r>
          </w:p>
        </w:tc>
      </w:tr>
      <w:tr w:rsidR="003655CF" w14:paraId="718BD09E" w14:textId="77777777" w:rsidTr="00F73407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AD56C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FA36B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20</w:t>
            </w:r>
          </w:p>
          <w:p w14:paraId="1313252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8585B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668B13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F2457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5F15D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Топливный газ среднего давления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Medium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pressure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fuel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D56A0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51DD6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Ресивера </w:t>
            </w:r>
          </w:p>
          <w:p w14:paraId="45A83F4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87-V-001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Reciever </w:t>
            </w:r>
          </w:p>
          <w:p w14:paraId="628FF50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87-V-001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B8323C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szCs w:val="18"/>
              </w:rPr>
              <w:t>Фильтра</w:t>
            </w:r>
            <w:r w:rsidRPr="00AC44B9">
              <w:rPr>
                <w:rFonts w:ascii="Times New Roman" w:hAnsi="Times New Roman"/>
                <w:bCs/>
                <w:sz w:val="20"/>
                <w:szCs w:val="18"/>
                <w:lang w:val="en-US"/>
              </w:rPr>
              <w:t xml:space="preserve"> </w:t>
            </w:r>
          </w:p>
          <w:p w14:paraId="006C0B15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szCs w:val="18"/>
                <w:lang w:val="en-US"/>
              </w:rPr>
              <w:t>084-STR-001A, 084-STR-001B / Filter</w:t>
            </w:r>
          </w:p>
          <w:p w14:paraId="4BF1CB9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szCs w:val="18"/>
                <w:lang w:val="en-US"/>
              </w:rPr>
              <w:t>084-STR-001</w:t>
            </w:r>
            <w:r w:rsidRPr="00AC44B9">
              <w:rPr>
                <w:rFonts w:ascii="Times New Roman" w:hAnsi="Times New Roman"/>
                <w:bCs/>
                <w:sz w:val="20"/>
                <w:szCs w:val="18"/>
                <w:lang w:val="en-US"/>
              </w:rPr>
              <w:t>A</w:t>
            </w:r>
            <w:r w:rsidRPr="00AC44B9">
              <w:rPr>
                <w:rFonts w:ascii="Times New Roman" w:hAnsi="Times New Roman"/>
                <w:bCs/>
                <w:sz w:val="20"/>
                <w:szCs w:val="18"/>
                <w:lang w:val="en-US"/>
              </w:rPr>
              <w:t>, 084-STR-001B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1C4B1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25х3,0</w:t>
            </w:r>
          </w:p>
          <w:p w14:paraId="567920C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EC067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16464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-39</w:t>
            </w:r>
            <w:r w:rsidRPr="00AC44B9">
              <w:rPr>
                <w:rFonts w:ascii="Times New Roman" w:hAnsi="Times New Roman"/>
                <w:sz w:val="20"/>
              </w:rPr>
              <w:t xml:space="preserve"> ÷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523B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A8506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-39/ 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21D50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F6B50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От теплопотерь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Heat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8AAF1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</w:rPr>
            </w:pPr>
            <w:del w:id="37" w:author="Скородумова Анна Александровна" w:date="2024-06-20T08:26:00Z">
              <w:r w:rsidRPr="0079401D">
                <w:rPr>
                  <w:rFonts w:ascii="Times New Roman" w:hAnsi="Times New Roman"/>
                  <w:sz w:val="20"/>
                  <w:highlight w:val="yellow"/>
                </w:rPr>
                <w:delText>50</w:delText>
              </w:r>
              <w:r w:rsidRPr="0079401D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 xml:space="preserve"> </w:delText>
              </w:r>
            </w:del>
            <w:ins w:id="38" w:author="Скородумова Анна Александровна" w:date="2024-06-20T08:26:00Z">
              <w:r w:rsidRPr="0079401D">
                <w:rPr>
                  <w:rFonts w:ascii="Times New Roman" w:hAnsi="Times New Roman"/>
                  <w:sz w:val="20"/>
                  <w:highlight w:val="yellow"/>
                </w:rPr>
                <w:t>40</w:t>
              </w:r>
            </w:ins>
          </w:p>
          <w:p w14:paraId="756B18D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del w:id="39" w:author="Скородумова Анна Александровна" w:date="2024-06-20T08:26:00Z">
              <w:r w:rsidRPr="0079401D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50</w:delText>
              </w:r>
            </w:del>
            <w:ins w:id="40" w:author="Скородумова Анна Александровна" w:date="2024-06-20T08:26:00Z">
              <w:r w:rsidRPr="0079401D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40</w:t>
              </w:r>
            </w:ins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A5892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</w:t>
            </w:r>
          </w:p>
        </w:tc>
      </w:tr>
      <w:tr w:rsidR="003655CF" w14:paraId="24CF18F8" w14:textId="77777777" w:rsidTr="00F73407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CF3EBA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A62CD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1A1290E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4D469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MFG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-0603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998E1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ED82B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BB94D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Топливный газ среднего давления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Medium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pressure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fuel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4911E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41C8E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Трубопровода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601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Piping </w:t>
            </w:r>
          </w:p>
          <w:p w14:paraId="32C5200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6BA6B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Лимитной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шайбе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087-SPI-005A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Restriction orifice 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087-SPI-005A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E73DA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  <w:p w14:paraId="1534151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19F7D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459679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-39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AA6F9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886A5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6588E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42611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9347E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</w:rPr>
            </w:pPr>
            <w:del w:id="41" w:author="Скородумова Анна Александровна" w:date="2024-06-20T08:26:00Z">
              <w:r w:rsidRPr="0079401D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50</w:delText>
              </w:r>
            </w:del>
            <w:ins w:id="42" w:author="Скородумова Анна Александровна" w:date="2024-06-20T08:26:00Z">
              <w:r w:rsidRPr="0079401D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40</w:t>
              </w:r>
            </w:ins>
          </w:p>
          <w:p w14:paraId="5A3B657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del w:id="43" w:author="Скородумова Анна Александровна" w:date="2024-06-20T08:26:00Z">
              <w:r w:rsidRPr="0079401D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50</w:delText>
              </w:r>
            </w:del>
            <w:ins w:id="44" w:author="Скородумова Анна Александровна" w:date="2024-06-20T08:26:00Z">
              <w:r w:rsidRPr="0079401D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40</w:t>
              </w:r>
            </w:ins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B0E85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</w:t>
            </w:r>
          </w:p>
        </w:tc>
      </w:tr>
      <w:tr w:rsidR="003655CF" w14:paraId="78CA4E7C" w14:textId="77777777" w:rsidTr="00F73407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FDAC20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C10CC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1E14479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0B847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E662F6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6F500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5D31F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Топливный газ среднего давления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Medium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pressure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fuel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53D23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B5367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Трубопровода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601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Piping </w:t>
            </w:r>
          </w:p>
          <w:p w14:paraId="5BF757E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F54A7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Лимитной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шайбе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087-SPI-005B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Restriction orifice 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087-SPI-005B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36542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  <w:p w14:paraId="12473A5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9674F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124BFA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-39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96F4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2F4FF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1A6CC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CCBA4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14274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</w:rPr>
            </w:pPr>
            <w:del w:id="45" w:author="Скородумова Анна Александровна" w:date="2024-06-20T08:26:00Z">
              <w:r w:rsidRPr="0079401D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50</w:delText>
              </w:r>
            </w:del>
            <w:ins w:id="46" w:author="Скородумова Анна Александровна" w:date="2024-06-20T08:26:00Z">
              <w:r w:rsidRPr="0079401D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40</w:t>
              </w:r>
            </w:ins>
          </w:p>
          <w:p w14:paraId="573328E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del w:id="47" w:author="Скородумова Анна Александровна" w:date="2024-06-20T08:26:00Z">
              <w:r w:rsidRPr="0079401D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50</w:delText>
              </w:r>
            </w:del>
            <w:ins w:id="48" w:author="Скородумова Анна Александровна" w:date="2024-06-20T08:26:00Z">
              <w:r w:rsidRPr="0079401D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40</w:t>
              </w:r>
            </w:ins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B41D0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</w:t>
            </w:r>
          </w:p>
        </w:tc>
      </w:tr>
    </w:tbl>
    <w:p w14:paraId="0431ED0D" w14:textId="77777777" w:rsidR="003655CF" w:rsidRDefault="003655CF">
      <w:pPr>
        <w:rPr>
          <w:vanish/>
          <w:lang w:val="en-US"/>
        </w:rPr>
      </w:pPr>
    </w:p>
    <w:p w14:paraId="0A5FC4E6" w14:textId="77777777" w:rsidR="003655CF" w:rsidRDefault="003655CF">
      <w:pPr>
        <w:rPr>
          <w:vanish/>
          <w:lang w:val="en-US"/>
        </w:rPr>
      </w:pPr>
    </w:p>
    <w:tbl>
      <w:tblPr>
        <w:tblW w:w="222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709"/>
        <w:gridCol w:w="850"/>
        <w:gridCol w:w="1134"/>
        <w:gridCol w:w="1418"/>
        <w:gridCol w:w="1134"/>
        <w:gridCol w:w="1417"/>
        <w:gridCol w:w="1134"/>
        <w:gridCol w:w="1134"/>
        <w:gridCol w:w="1276"/>
        <w:gridCol w:w="1276"/>
        <w:gridCol w:w="1276"/>
        <w:gridCol w:w="850"/>
        <w:gridCol w:w="1134"/>
        <w:gridCol w:w="1134"/>
        <w:gridCol w:w="992"/>
        <w:gridCol w:w="1134"/>
        <w:gridCol w:w="1134"/>
        <w:gridCol w:w="851"/>
        <w:gridCol w:w="1559"/>
      </w:tblGrid>
      <w:tr w:rsidR="003655CF" w14:paraId="3A6F35BD" w14:textId="77777777" w:rsidTr="0038672B">
        <w:trPr>
          <w:trHeight w:val="1080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14F6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lastRenderedPageBreak/>
              <w:t xml:space="preserve">Изм./ Rev.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E1EC29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Номер линии / Line No.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D1C9F0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Термообработка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сварных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швов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Post Weld Heat Treatment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E0CDC6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№  монтажно-технологической схемы / P&amp;ID No.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F481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Испытания на прочность и плотность / Strength Tests  </w:t>
            </w: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2E2FF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Дополнительное испытание на герме</w:t>
            </w:r>
            <w:r w:rsidRPr="00AC44B9">
              <w:rPr>
                <w:rFonts w:ascii="Times New Roman" w:hAnsi="Times New Roman"/>
                <w:sz w:val="20"/>
              </w:rPr>
              <w:t xml:space="preserve">тичность / Leakage Test 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CF2EFB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Горючесть/воспламеняемость (в соответствии с ГОСТ 12.1.044-89)и / Combustibility / flammability (according to GOST 12.1.044-89)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EE4442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Класс опасности среды (в соответствии с ГОСТ 12.1.007-76) / Medium hazard class (according to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GOST 12.1.007-76)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616ACB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Категория и группа трубопровода по ГОСТ 32569-2013 / Pipeline Group and category according to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GOST 32569-2013) 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EEC8C3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Группа среды по ТР ТС 032/2013 / Fluid Group according TR CU 032/2013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3CC32D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Категория трубопровода по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ТР ТС 032/2013 / Pipeline Category according TR CU 032/2013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BC7043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Неразрушающий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контроль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сварных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швов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, % / Nondestructive welding joints control %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CF8E4E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Объём стилоскопирования сварных швов, % / PMI, % of welds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371692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линия / Critical Line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0DCAA3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Методы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очистки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(</w:t>
            </w:r>
            <w:r w:rsidRPr="00AC44B9">
              <w:rPr>
                <w:rFonts w:ascii="Times New Roman" w:hAnsi="Times New Roman"/>
                <w:sz w:val="20"/>
              </w:rPr>
              <w:t>продувка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</w:t>
            </w:r>
            <w:r w:rsidRPr="00AC44B9">
              <w:rPr>
                <w:rFonts w:ascii="Times New Roman" w:hAnsi="Times New Roman"/>
                <w:sz w:val="20"/>
              </w:rPr>
              <w:t>пропарка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</w:t>
            </w:r>
            <w:r w:rsidRPr="00AC44B9">
              <w:rPr>
                <w:rFonts w:ascii="Times New Roman" w:hAnsi="Times New Roman"/>
                <w:sz w:val="20"/>
              </w:rPr>
              <w:t>промывка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) / Cleaning Methods (purging / steaming / flushing)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C7B6CD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Отбраковочная толщина, мм / Rejection thickness, mm 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60AE13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Примеча</w:t>
            </w:r>
            <w:r w:rsidRPr="00AC44B9">
              <w:rPr>
                <w:rFonts w:ascii="Times New Roman" w:hAnsi="Times New Roman"/>
                <w:sz w:val="20"/>
              </w:rPr>
              <w:t>ние/ Remark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3655CF" w14:paraId="2EA56FCC" w14:textId="77777777" w:rsidTr="0038672B">
        <w:trPr>
          <w:trHeight w:val="2295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D76AD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EB94B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7420C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D8AFE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A1AC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8B2ECD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Давление, МПа</w:t>
            </w:r>
            <w:r w:rsidRPr="00AC44B9">
              <w:rPr>
                <w:rFonts w:ascii="Times New Roman" w:hAnsi="Times New Roman"/>
                <w:sz w:val="20"/>
              </w:rPr>
              <w:t xml:space="preserve"> / Pressure MPa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58B3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82A87E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/ Pressure MPa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2ACC1B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ΔP% падение давления / ΔP% pressure loss 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FB198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CC53A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6ED9B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161B3D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1FDB64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3031EA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F7CCC0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76CD6C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B382BF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ABC369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746DD0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</w:tr>
      <w:tr w:rsidR="003655CF" w14:paraId="014DE2BF" w14:textId="77777777" w:rsidTr="0038672B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EB78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93AEC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3ED7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ACA6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46E4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83B0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CE76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5A03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F993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4F6B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AC03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D257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25EF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2917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414C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D916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0BD7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25BC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77BF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BA60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36</w:t>
            </w:r>
          </w:p>
        </w:tc>
      </w:tr>
      <w:tr w:rsidR="003655CF" w14:paraId="51A7A24E" w14:textId="77777777" w:rsidTr="0038672B">
        <w:trPr>
          <w:trHeight w:val="982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005856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498F6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ING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-0604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0EE4D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6E688B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D8551" w14:textId="77777777" w:rsidR="003655CF" w:rsidRDefault="00000000"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E0792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938E7B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CDAD9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8980C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1F177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D4AFC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69882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98B54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703E3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0F8564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7D3D33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A1884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F5A87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4DB30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AEC4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Подлежит испытанию на МКК по методу АМУ по ГОСТ 6032-2017</w:t>
            </w:r>
          </w:p>
        </w:tc>
      </w:tr>
      <w:tr w:rsidR="003655CF" w14:paraId="715B988B" w14:textId="77777777" w:rsidTr="0038672B">
        <w:trPr>
          <w:trHeight w:val="83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0A78DB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CB405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ING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-0605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6F970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01D071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66448" w14:textId="77777777" w:rsidR="003655CF" w:rsidRDefault="00000000"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61E0E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FE6B25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6120C3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32CD2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4413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7750E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67409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252A1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CC4A0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401B9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6F9394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7D43D3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9FABD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8FA40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9398D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Подлежит испытанию на МКК по методу АМУ по ГОСТ 6032-2017</w:t>
            </w:r>
          </w:p>
        </w:tc>
      </w:tr>
      <w:tr w:rsidR="003655CF" w14:paraId="1436600C" w14:textId="77777777" w:rsidTr="0038672B">
        <w:trPr>
          <w:trHeight w:val="96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F7F2EC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2F2D4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ING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-0606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E841E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34F73C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DA97D" w14:textId="77777777" w:rsidR="003655CF" w:rsidRDefault="00000000"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5C017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B02E82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F4FEA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D9325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6C205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22B95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2D674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DF970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B20D5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B75B2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3029F3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C6403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998DD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E241A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FC618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Подлежит испытанию на МКК по методу АМУ по ГОСТ 6032-2017</w:t>
            </w:r>
          </w:p>
        </w:tc>
      </w:tr>
      <w:tr w:rsidR="003655CF" w14:paraId="7E2B9906" w14:textId="77777777" w:rsidTr="0038672B">
        <w:trPr>
          <w:trHeight w:val="99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0F6456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88DEA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ING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-0607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D29B5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9E16F2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3208C" w14:textId="77777777" w:rsidR="003655CF" w:rsidRDefault="00000000"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64848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3C4D8F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785B16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4B49A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55BD1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4446B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59C42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C6042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9AF23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9EBF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EF0680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*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D9422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CCA4D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DCCCE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ADC35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Подлежит испытанию на МКК по методу АМУ по ГОСТ 6032-2017</w:t>
            </w:r>
          </w:p>
        </w:tc>
      </w:tr>
      <w:tr w:rsidR="003655CF" w14:paraId="1E9BD0FB" w14:textId="77777777" w:rsidTr="0038672B">
        <w:trPr>
          <w:trHeight w:val="982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9A72C3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319F2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49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0501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B3356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42D32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-00002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16B84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A8187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0630D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A4DC4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A3D25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C7E8D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3CF05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DC928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E0E9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B2EBE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1010F3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66F7A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3745B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497A4FF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5B032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941CF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67284C6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08045B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73529B19" w14:textId="77777777" w:rsidTr="0038672B">
        <w:trPr>
          <w:trHeight w:val="832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ACF051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8C4A0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0129B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AA2147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-00002, 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CB8BC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EACE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FC2908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BEEF5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F1023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EE225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A825D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C098D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B3A9D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86CEF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BE558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E43C03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DF37C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666C7EE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4E209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4425A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1,0</w:t>
            </w:r>
          </w:p>
          <w:p w14:paraId="6466574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4530360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6595C3E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2,0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8A079B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25073B67" w14:textId="77777777" w:rsidTr="0038672B">
        <w:trPr>
          <w:trHeight w:val="7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150D76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B2399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591C6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A318CC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B163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90EA9E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857BAD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E6723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B9788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52DD1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F89EB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ED808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69E2F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35D34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F6729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975FC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431DD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25DD20FE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47803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EDD4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4BCD14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67E90B83" w14:textId="77777777" w:rsidTr="0038672B">
        <w:trPr>
          <w:trHeight w:val="54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7EAEAB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FF9E3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6500B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D84AEF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BF9B5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B78E1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D29312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60F26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40439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6DE07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48B1D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DC181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951C2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669A7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401F24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F7A176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FA0F9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6E35315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B3428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0D1AF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1,0</w:t>
            </w:r>
          </w:p>
          <w:p w14:paraId="3AD0B70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0B131C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7DD8B785" w14:textId="77777777" w:rsidTr="0038672B">
        <w:trPr>
          <w:trHeight w:val="54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6B819F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58933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1498E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3A62F4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31BB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7ACC4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FB1A8E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3688D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2D408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1073F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3CF80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03508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5F35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C3FF7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2CED1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90A2A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BC16C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60C319A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AEB9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CB8E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7D4BFB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638BAA26" w14:textId="77777777" w:rsidTr="0038672B">
        <w:trPr>
          <w:trHeight w:val="54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055343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582B8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8B7D9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5DDAA1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9924F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2CB0D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89D58A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2055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24D94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AFD1A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BE11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C72A3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AC3BC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7F18E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EBA2FF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D8F05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8851E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38BAFC2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678FD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0750F4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B96CB2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</w:tbl>
    <w:p w14:paraId="000B6A92" w14:textId="77777777" w:rsidR="003655CF" w:rsidRDefault="003655CF">
      <w:pPr>
        <w:rPr>
          <w:vanish/>
          <w:lang w:val="en-US"/>
        </w:rPr>
      </w:pPr>
    </w:p>
    <w:tbl>
      <w:tblPr>
        <w:tblpPr w:leftFromText="180" w:rightFromText="180" w:vertAnchor="page" w:horzAnchor="margin" w:tblpX="108" w:tblpY="409"/>
        <w:tblW w:w="22255" w:type="dxa"/>
        <w:tblLayout w:type="fixed"/>
        <w:tblLook w:val="04A0" w:firstRow="1" w:lastRow="0" w:firstColumn="1" w:lastColumn="0" w:noHBand="0" w:noVBand="1"/>
      </w:tblPr>
      <w:tblGrid>
        <w:gridCol w:w="709"/>
        <w:gridCol w:w="992"/>
        <w:gridCol w:w="1134"/>
        <w:gridCol w:w="1276"/>
        <w:gridCol w:w="851"/>
        <w:gridCol w:w="1842"/>
        <w:gridCol w:w="851"/>
        <w:gridCol w:w="1701"/>
        <w:gridCol w:w="1843"/>
        <w:gridCol w:w="1275"/>
        <w:gridCol w:w="1276"/>
        <w:gridCol w:w="1276"/>
        <w:gridCol w:w="1417"/>
        <w:gridCol w:w="1418"/>
        <w:gridCol w:w="1276"/>
        <w:gridCol w:w="1417"/>
        <w:gridCol w:w="992"/>
        <w:gridCol w:w="709"/>
      </w:tblGrid>
      <w:tr w:rsidR="003655CF" w14:paraId="27D3A135" w14:textId="77777777" w:rsidTr="008A7E1E">
        <w:trPr>
          <w:trHeight w:val="1080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412B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lastRenderedPageBreak/>
              <w:t xml:space="preserve">Изм./ Rev.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44DFE3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Номинальный диаметр DN, мм / Nominal diameter DN, mm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F1EA3B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Номер линии / Line No.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57BFA4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Материал / Material 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03E2CB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Прибавка на коррозию, мм/ Corrosion Allowance, mm 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C476DE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B4F507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Фазовое состояние / Phase</w:t>
            </w:r>
            <w:r w:rsidRPr="00AC44B9">
              <w:rPr>
                <w:rFonts w:ascii="Times New Roman" w:hAnsi="Times New Roman"/>
                <w:sz w:val="20"/>
              </w:rPr>
              <w:t xml:space="preserve"> (L/G/S) 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FC00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Расположение / Location 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9058BC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Диаметр х толщина стенки, мм/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>Diameter x wall thickness, mm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71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Рабочие условия / Operational conditions 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14E3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Расчетные условия / Calculated conditions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7A34EA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Класс давления. Условное Давление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Pressure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rating</w:t>
            </w:r>
            <w:r w:rsidRPr="00AC44B9">
              <w:rPr>
                <w:rFonts w:ascii="Times New Roman" w:hAnsi="Times New Roman"/>
                <w:sz w:val="20"/>
              </w:rPr>
              <w:t xml:space="preserve">.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Nominal Pressure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E3ED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Изоляция / Insulation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08E22A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Тип обогрева / Heating type  </w:t>
            </w:r>
          </w:p>
        </w:tc>
      </w:tr>
      <w:tr w:rsidR="003655CF" w14:paraId="2C821F66" w14:textId="77777777" w:rsidTr="008A7E1E">
        <w:trPr>
          <w:trHeight w:val="2295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277F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42AA6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4F15A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BFBBC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2546AC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14F320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BFE6C5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304ECB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От / From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EFAA19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К / To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170283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DC84CC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(изб.) / Pressure, MPa (gauge)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837664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Температура, ºС</w:t>
            </w:r>
            <w:r w:rsidRPr="00AC44B9">
              <w:rPr>
                <w:rFonts w:ascii="Times New Roman" w:hAnsi="Times New Roman"/>
                <w:sz w:val="20"/>
              </w:rPr>
              <w:t xml:space="preserve"> / Temperature, ºС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05BC42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(изб.) / Pressure, MPa (gauge)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B7FF60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Температура, ºС / Temperature, ºС 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0DAAA1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257BEA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Назначение изоляции / Insulation purpose 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B39D02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Толщина, мм / Thickness, mm 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44183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</w:tr>
      <w:tr w:rsidR="003655CF" w14:paraId="78C5A043" w14:textId="77777777" w:rsidTr="008A7E1E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B599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9691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0C89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CBFD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7A92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0995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7F26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C2C8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5AE6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FAFE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D1E7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7AA3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A7DD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A63D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60F6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A58B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9F39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3C26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18</w:t>
            </w:r>
          </w:p>
        </w:tc>
      </w:tr>
      <w:tr w:rsidR="003655CF" w14:paraId="36BFADBA" w14:textId="77777777" w:rsidTr="008A7E1E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A2290B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0D6AD4" w14:textId="77777777" w:rsidR="003655CF" w:rsidRDefault="00000000">
            <w:pPr>
              <w:jc w:val="center"/>
              <w:rPr>
                <w:ins w:id="49" w:author="Скородумова Анна Александровна" w:date="2024-06-20T08:18:00Z"/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35C82D1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ins w:id="50" w:author="Скородумова Анна Александровна" w:date="2024-06-20T08:18:00Z">
              <w:r w:rsidRPr="0079401D">
                <w:rPr>
                  <w:rFonts w:ascii="Times New Roman" w:eastAsia="Calibri" w:hAnsi="Times New Roman"/>
                  <w:bCs/>
                  <w:sz w:val="20"/>
                  <w:highlight w:val="yellow"/>
                  <w:lang w:val="en-US"/>
                </w:rPr>
                <w:t>25</w:t>
              </w:r>
            </w:ins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75CE4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7833BE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65DCB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D1000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Топливный газ среднего давления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Medium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pressure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fuel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gas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FB7C3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DA0CA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>Энергопоста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</w:t>
            </w:r>
          </w:p>
          <w:p w14:paraId="47230F2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US-01 / Utility station US-01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08E10D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>Штуцеру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NO4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>ресивера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087-V-001 / </w:t>
            </w:r>
          </w:p>
          <w:p w14:paraId="1AAE64B3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Connection NO4 reciever 087-V-001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59EA9D" w14:textId="77777777" w:rsidR="003655CF" w:rsidRDefault="00000000">
            <w:pPr>
              <w:jc w:val="center"/>
              <w:rPr>
                <w:ins w:id="51" w:author="Скородумова Анна Александровна" w:date="2024-06-20T08:18:00Z"/>
                <w:rFonts w:ascii="Times New Roman" w:hAnsi="Times New Roman"/>
                <w:sz w:val="18"/>
              </w:rPr>
            </w:pPr>
            <w:r w:rsidRPr="00AC44B9">
              <w:rPr>
                <w:rFonts w:ascii="Times New Roman" w:hAnsi="Times New Roman"/>
                <w:sz w:val="18"/>
              </w:rPr>
              <w:t>57х3,5</w:t>
            </w:r>
          </w:p>
          <w:p w14:paraId="278A5CBB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ins w:id="52" w:author="Скородумова Анна Александровна" w:date="2024-06-20T08:18:00Z">
              <w:r w:rsidRPr="0079401D">
                <w:rPr>
                  <w:rFonts w:ascii="Times New Roman" w:hAnsi="Times New Roman"/>
                  <w:sz w:val="18"/>
                  <w:highlight w:val="yellow"/>
                  <w:lang w:val="en-US"/>
                </w:rPr>
                <w:t>3</w:t>
              </w:r>
              <w:r w:rsidRPr="0079401D">
                <w:rPr>
                  <w:rFonts w:ascii="Times New Roman" w:hAnsi="Times New Roman"/>
                  <w:sz w:val="18"/>
                  <w:highlight w:val="yellow"/>
                </w:rPr>
                <w:t>2х2.5</w:t>
              </w:r>
            </w:ins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1447A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0DA3B6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-39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E795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92425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07085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D81FE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4C3457" w14:textId="77777777" w:rsidR="003655CF" w:rsidRDefault="00000000">
            <w:pPr>
              <w:jc w:val="center"/>
              <w:rPr>
                <w:ins w:id="53" w:author="Скородумова Анна Александровна" w:date="2024-06-20T08:18:00Z"/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30</w:t>
            </w:r>
          </w:p>
          <w:p w14:paraId="3480ABC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ins w:id="54" w:author="Скородумова Анна Александровна" w:date="2024-06-20T08:18:00Z">
              <w:r w:rsidRPr="0079401D">
                <w:rPr>
                  <w:rFonts w:ascii="Times New Roman" w:hAnsi="Times New Roman"/>
                  <w:sz w:val="20"/>
                  <w:highlight w:val="yellow"/>
                </w:rPr>
                <w:t>20</w:t>
              </w:r>
            </w:ins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4B81C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  <w:tr w:rsidR="003655CF" w14:paraId="3327A162" w14:textId="77777777" w:rsidTr="008A7E1E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789601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F919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21E13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C9E91F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014AE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A3C83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Топливный газ среднего давления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Medium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pressure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fuel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gas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443A8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85F309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Штуцера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NO9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ресивера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 </w:t>
            </w:r>
          </w:p>
          <w:p w14:paraId="4FC95744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087-V-001 /</w:t>
            </w:r>
          </w:p>
          <w:p w14:paraId="7A25B1FA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С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onnection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NO9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 </w:t>
            </w:r>
          </w:p>
          <w:p w14:paraId="1329C1B4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receiver 087-V-001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F8CFDC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Уровнемерной колонке / Level gauge column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4B10FA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hAnsi="Times New Roman"/>
                <w:sz w:val="18"/>
              </w:rPr>
              <w:t>57х3,5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D7096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91AD28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-39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CBC7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C6C80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F52B4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8A487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0AD8DE" w14:textId="77777777" w:rsidR="003655CF" w:rsidRDefault="00000000">
            <w:pPr>
              <w:jc w:val="center"/>
            </w:pPr>
            <w:del w:id="55" w:author="Скородумова Анна Александровна" w:date="2024-06-20T08:21:00Z">
              <w:r w:rsidRPr="0079401D">
                <w:rPr>
                  <w:rFonts w:ascii="Times New Roman" w:hAnsi="Times New Roman"/>
                  <w:sz w:val="20"/>
                  <w:highlight w:val="yellow"/>
                </w:rPr>
                <w:delText>40</w:delText>
              </w:r>
            </w:del>
            <w:ins w:id="56" w:author="Скородумова Анна Александровна" w:date="2024-06-20T08:21:00Z">
              <w:r w:rsidRPr="0079401D">
                <w:rPr>
                  <w:rFonts w:ascii="Times New Roman" w:hAnsi="Times New Roman"/>
                  <w:sz w:val="20"/>
                  <w:highlight w:val="yellow"/>
                </w:rPr>
                <w:t>30</w:t>
              </w:r>
            </w:ins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2E9C1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  <w:tr w:rsidR="003655CF" w14:paraId="0A08E2E2" w14:textId="77777777" w:rsidTr="008A7E1E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6703D2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0A534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88E6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ECACB6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AA960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4AC1E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Топливный газ среднего давления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Medium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pressure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fuel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gas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FD33E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BBEF5E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Штуцера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NO7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ресивера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 </w:t>
            </w:r>
          </w:p>
          <w:p w14:paraId="05DABE92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087-V-001 / </w:t>
            </w:r>
          </w:p>
          <w:p w14:paraId="33CD9D3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С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onnection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NO7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 </w:t>
            </w:r>
          </w:p>
          <w:p w14:paraId="721506F7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receiver 087-V-001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B93694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 xml:space="preserve">Арматуре </w:t>
            </w:r>
          </w:p>
          <w:p w14:paraId="7B6FA78D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08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-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-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0038 / Fitting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 xml:space="preserve">  08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-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-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0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03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8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7BB99F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hAnsi="Times New Roman"/>
                <w:sz w:val="18"/>
              </w:rPr>
              <w:t>57х3,5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8CC3B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3DB4E7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-39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1BEF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18A4C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777C2E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E3C88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90B863" w14:textId="77777777" w:rsidR="003655CF" w:rsidRDefault="00000000">
            <w:pPr>
              <w:jc w:val="center"/>
            </w:pPr>
            <w:del w:id="57" w:author="Скородумова Анна Александровна" w:date="2024-06-20T08:21:00Z">
              <w:r w:rsidRPr="0079401D">
                <w:rPr>
                  <w:rFonts w:ascii="Times New Roman" w:hAnsi="Times New Roman"/>
                  <w:sz w:val="20"/>
                  <w:highlight w:val="yellow"/>
                </w:rPr>
                <w:delText>40</w:delText>
              </w:r>
            </w:del>
            <w:ins w:id="58" w:author="Скородумова Анна Александровна" w:date="2024-06-20T08:21:00Z">
              <w:r w:rsidRPr="0079401D">
                <w:rPr>
                  <w:rFonts w:ascii="Times New Roman" w:hAnsi="Times New Roman"/>
                  <w:sz w:val="20"/>
                  <w:highlight w:val="yellow"/>
                </w:rPr>
                <w:t>30</w:t>
              </w:r>
            </w:ins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FE838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  <w:tr w:rsidR="003655CF" w14:paraId="5F50EAD1" w14:textId="77777777" w:rsidTr="008A7E1E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F4AFDA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0AF71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B51BD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FA113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72A24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C9369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Топливный газ среднего давления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Medium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pressure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fuel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gas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4132A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40EFAE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Штуцера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 NO5 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ресивера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 </w:t>
            </w:r>
          </w:p>
          <w:p w14:paraId="4037DD33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087-V-001 / </w:t>
            </w:r>
          </w:p>
          <w:p w14:paraId="3A2DB21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С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onnection NO5 receiver 087-V-001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15D78D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 xml:space="preserve">Арматуре </w:t>
            </w:r>
          </w:p>
          <w:p w14:paraId="0EFB02BC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 xml:space="preserve"> 08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-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-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0039 / Fitting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 xml:space="preserve"> 08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-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-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0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03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9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A496DA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hAnsi="Times New Roman"/>
                <w:sz w:val="18"/>
              </w:rPr>
              <w:t>57х3,5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3BF7A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985599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-39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8B48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D3B3F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AB87F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8BA69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818CA6" w14:textId="77777777" w:rsidR="003655CF" w:rsidRDefault="00000000">
            <w:pPr>
              <w:jc w:val="center"/>
            </w:pPr>
            <w:del w:id="59" w:author="Скородумова Анна Александровна" w:date="2024-06-20T08:22:00Z">
              <w:r w:rsidRPr="0079401D">
                <w:rPr>
                  <w:rFonts w:ascii="Times New Roman" w:hAnsi="Times New Roman"/>
                  <w:sz w:val="20"/>
                  <w:highlight w:val="yellow"/>
                </w:rPr>
                <w:delText>40</w:delText>
              </w:r>
            </w:del>
            <w:ins w:id="60" w:author="Скородумова Анна Александровна" w:date="2024-06-20T08:22:00Z">
              <w:r w:rsidRPr="0079401D">
                <w:rPr>
                  <w:rFonts w:ascii="Times New Roman" w:hAnsi="Times New Roman"/>
                  <w:sz w:val="20"/>
                  <w:highlight w:val="yellow"/>
                </w:rPr>
                <w:t>30</w:t>
              </w:r>
            </w:ins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FD87D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  <w:tr w:rsidR="003655CF" w14:paraId="3ADF1FDC" w14:textId="77777777" w:rsidTr="008A7E1E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4D3841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73F7C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F5187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B81CD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364F6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8FF15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Топливный газ среднего давления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Medium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pressure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fuel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gas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2B4E4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67F82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Штуцера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N14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ресивера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 087-V-001 / 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С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onnection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N14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 receiver 087-V-001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A7C6A3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 xml:space="preserve">Арматуре  </w:t>
            </w:r>
          </w:p>
          <w:p w14:paraId="6A7C263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08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-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-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0079 / </w:t>
            </w:r>
          </w:p>
          <w:p w14:paraId="37D3055D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Fitting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 xml:space="preserve">  08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-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-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0079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1A484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hAnsi="Times New Roman"/>
                <w:sz w:val="18"/>
              </w:rPr>
              <w:t>57х3,5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12CB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DAE11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-39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B9B7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48F80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601AC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F0364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5E7D62" w14:textId="77777777" w:rsidR="003655CF" w:rsidRDefault="00000000">
            <w:pPr>
              <w:jc w:val="center"/>
            </w:pPr>
            <w:del w:id="61" w:author="Скородумова Анна Александровна" w:date="2024-06-20T08:22:00Z">
              <w:r w:rsidRPr="0079401D">
                <w:rPr>
                  <w:rFonts w:ascii="Times New Roman" w:hAnsi="Times New Roman"/>
                  <w:sz w:val="20"/>
                  <w:highlight w:val="yellow"/>
                </w:rPr>
                <w:delText>40</w:delText>
              </w:r>
            </w:del>
            <w:ins w:id="62" w:author="Скородумова Анна Александровна" w:date="2024-06-20T08:22:00Z">
              <w:r w:rsidRPr="0079401D">
                <w:rPr>
                  <w:rFonts w:ascii="Times New Roman" w:hAnsi="Times New Roman"/>
                  <w:sz w:val="20"/>
                  <w:highlight w:val="yellow"/>
                </w:rPr>
                <w:t>30</w:t>
              </w:r>
            </w:ins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FCF8B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  <w:tr w:rsidR="003655CF" w14:paraId="30A72FF7" w14:textId="77777777" w:rsidTr="008A7E1E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D6136A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B390D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</w:p>
          <w:p w14:paraId="12C85EF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EF57C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6924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25AD3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2FC8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Топливный газ среднего давления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Medium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pressure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fuel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gas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DE5C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7532D9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Штуцера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 NO3 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ресивера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 </w:t>
            </w:r>
          </w:p>
          <w:p w14:paraId="3B2C9F13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087-V-001 / </w:t>
            </w:r>
          </w:p>
          <w:p w14:paraId="39DF797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С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onnection NO3 receiver 087-V-001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44853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>ППК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>ресивера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/ the receiver PSV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B7F396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lang w:val="en-US"/>
              </w:rPr>
            </w:pPr>
            <w:r w:rsidRPr="00AC44B9">
              <w:rPr>
                <w:rFonts w:ascii="Times New Roman" w:hAnsi="Times New Roman"/>
                <w:sz w:val="18"/>
                <w:lang w:val="en-US"/>
              </w:rPr>
              <w:t>89</w:t>
            </w:r>
            <w:r w:rsidRPr="00AC44B9">
              <w:rPr>
                <w:rFonts w:ascii="Times New Roman" w:hAnsi="Times New Roman"/>
                <w:sz w:val="18"/>
              </w:rPr>
              <w:t>х</w:t>
            </w:r>
            <w:r w:rsidRPr="00AC44B9">
              <w:rPr>
                <w:rFonts w:ascii="Times New Roman" w:hAnsi="Times New Roman"/>
                <w:sz w:val="18"/>
                <w:lang w:val="en-US"/>
              </w:rPr>
              <w:t>4,0</w:t>
            </w:r>
          </w:p>
          <w:p w14:paraId="2408A274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lang w:val="en-US"/>
              </w:rPr>
            </w:pPr>
            <w:r w:rsidRPr="00AC44B9">
              <w:rPr>
                <w:rFonts w:ascii="Times New Roman" w:hAnsi="Times New Roman"/>
                <w:sz w:val="18"/>
              </w:rPr>
              <w:t>32</w:t>
            </w:r>
            <w:r w:rsidRPr="00AC44B9">
              <w:rPr>
                <w:rFonts w:ascii="Times New Roman" w:hAnsi="Times New Roman"/>
                <w:sz w:val="18"/>
                <w:lang w:val="en-US"/>
              </w:rPr>
              <w:t>x</w:t>
            </w:r>
            <w:r w:rsidRPr="00AC44B9">
              <w:rPr>
                <w:rFonts w:ascii="Times New Roman" w:hAnsi="Times New Roman"/>
                <w:sz w:val="18"/>
              </w:rPr>
              <w:t>2,5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CF14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D08F39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-39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36F8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AA3E3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21E2AF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0209C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3D82B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40</w:t>
            </w:r>
          </w:p>
          <w:p w14:paraId="38CC2D99" w14:textId="77777777" w:rsidR="003655CF" w:rsidRDefault="00000000">
            <w:pPr>
              <w:jc w:val="center"/>
            </w:pPr>
            <w:del w:id="63" w:author="Скородумова Анна Александровна" w:date="2024-06-20T08:28:00Z">
              <w:r w:rsidRPr="0079401D">
                <w:rPr>
                  <w:rFonts w:ascii="Times New Roman" w:hAnsi="Times New Roman"/>
                  <w:sz w:val="20"/>
                  <w:highlight w:val="yellow"/>
                  <w:lang w:val="en-US"/>
                </w:rPr>
                <w:delText>20</w:delText>
              </w:r>
            </w:del>
            <w:ins w:id="64" w:author="Скородумова Анна Александровна" w:date="2024-06-20T08:28:00Z">
              <w:r w:rsidRPr="0079401D">
                <w:rPr>
                  <w:rFonts w:ascii="Times New Roman" w:hAnsi="Times New Roman"/>
                  <w:sz w:val="20"/>
                  <w:highlight w:val="yellow"/>
                </w:rPr>
                <w:t>40</w:t>
              </w:r>
            </w:ins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FE2A3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</w:t>
            </w:r>
          </w:p>
        </w:tc>
      </w:tr>
      <w:tr w:rsidR="003655CF" w14:paraId="0C6E5FC3" w14:textId="77777777" w:rsidTr="008A7E1E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7ED5A" w14:textId="77777777" w:rsidR="003655CF" w:rsidRDefault="003655CF">
            <w:pPr>
              <w:jc w:val="both"/>
              <w:rPr>
                <w:rFonts w:cs="Arial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894846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A67035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0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87</w:t>
            </w:r>
            <w:r w:rsidRPr="00AC44B9">
              <w:rPr>
                <w:rFonts w:ascii="Times New Roman" w:hAnsi="Times New Roman"/>
                <w:sz w:val="20"/>
              </w:rPr>
              <w:t>-MFG-0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611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2B85B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Сталь 09Г2С / Steel 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B6471A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lang w:val="en-US"/>
              </w:rPr>
            </w:pPr>
            <w:r w:rsidRPr="00AC44B9">
              <w:rPr>
                <w:rFonts w:ascii="Times New Roman" w:hAnsi="Times New Roman"/>
                <w:sz w:val="18"/>
                <w:lang w:val="en-US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D28710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Топливный газ среднего давления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Medium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pressure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fuel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gas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9449C1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Г/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DE3BE5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Фильтра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 </w:t>
            </w:r>
          </w:p>
          <w:p w14:paraId="0AAC7E4F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087-STR-001A / Filter</w:t>
            </w:r>
          </w:p>
          <w:p w14:paraId="1676666E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087-STR-001A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44599C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Арматуре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 </w:t>
            </w:r>
          </w:p>
          <w:p w14:paraId="742E92BB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087-GV-0174A / 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Fitting </w:t>
            </w:r>
          </w:p>
          <w:p w14:paraId="39C000B4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087-GLV-0174A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E7BB1B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hAnsi="Times New Roman"/>
                <w:sz w:val="18"/>
              </w:rPr>
              <w:t>32</w:t>
            </w:r>
            <w:r w:rsidRPr="00AC44B9">
              <w:rPr>
                <w:rFonts w:ascii="Times New Roman" w:hAnsi="Times New Roman"/>
                <w:sz w:val="18"/>
                <w:lang w:val="en-US"/>
              </w:rPr>
              <w:t>x</w:t>
            </w:r>
            <w:r w:rsidRPr="00AC44B9">
              <w:rPr>
                <w:rFonts w:ascii="Times New Roman" w:hAnsi="Times New Roman"/>
                <w:sz w:val="18"/>
              </w:rPr>
              <w:t>2,5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01B9BF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18"/>
                <w:szCs w:val="18"/>
                <w:lang w:val="en-US"/>
              </w:rPr>
              <w:t>…</w:t>
            </w:r>
            <w:r w:rsidRPr="00AC44B9">
              <w:rPr>
                <w:rFonts w:ascii="Times New Roman" w:hAnsi="Times New Roman"/>
                <w:bCs/>
                <w:sz w:val="20"/>
              </w:rPr>
              <w:t>0,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3FC468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</w:rPr>
              <w:t>-39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…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35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5E928A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2879EB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</w:rPr>
              <w:t>39/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bCs/>
                <w:sz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DA18A4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1,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0378D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8FEC3F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67066C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5800C6E7" w14:textId="77777777" w:rsidTr="008A7E1E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5C7F81" w14:textId="77777777" w:rsidR="003655CF" w:rsidRDefault="003655CF">
            <w:pPr>
              <w:jc w:val="both"/>
              <w:rPr>
                <w:rFonts w:cs="Arial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42C2A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6F18DB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0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84</w:t>
            </w:r>
            <w:r w:rsidRPr="00AC44B9">
              <w:rPr>
                <w:rFonts w:ascii="Times New Roman" w:hAnsi="Times New Roman"/>
                <w:sz w:val="20"/>
              </w:rPr>
              <w:t>-MFG-0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612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19677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Сталь 09Г2С / Steel 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A24ABE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lang w:val="en-US"/>
              </w:rPr>
            </w:pPr>
            <w:r w:rsidRPr="00AC44B9">
              <w:rPr>
                <w:rFonts w:ascii="Times New Roman" w:hAnsi="Times New Roman"/>
                <w:sz w:val="18"/>
                <w:lang w:val="en-US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1A3C0E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Топливный газ среднего давления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Medium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pressure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fuel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gas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7EC78B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Г/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B9ECE5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Фильтра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 </w:t>
            </w:r>
          </w:p>
          <w:p w14:paraId="1CC1FF62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087-STR-001B / Filter</w:t>
            </w:r>
          </w:p>
          <w:p w14:paraId="596F258C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087-STR-001B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048A0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Арматуре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 </w:t>
            </w:r>
          </w:p>
          <w:p w14:paraId="5DEED0A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087-GV-0174B / </w:t>
            </w:r>
          </w:p>
          <w:p w14:paraId="2DC78F2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Fitting </w:t>
            </w:r>
          </w:p>
          <w:p w14:paraId="5BCBA801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087-GLV-0174B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F90A3A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lang w:val="en-US"/>
              </w:rPr>
            </w:pPr>
            <w:r w:rsidRPr="00AC44B9">
              <w:rPr>
                <w:rFonts w:ascii="Times New Roman" w:hAnsi="Times New Roman"/>
                <w:sz w:val="18"/>
              </w:rPr>
              <w:t>32</w:t>
            </w:r>
            <w:r w:rsidRPr="00AC44B9">
              <w:rPr>
                <w:rFonts w:ascii="Times New Roman" w:hAnsi="Times New Roman"/>
                <w:sz w:val="18"/>
                <w:lang w:val="en-US"/>
              </w:rPr>
              <w:t>x</w:t>
            </w:r>
            <w:r w:rsidRPr="00AC44B9">
              <w:rPr>
                <w:rFonts w:ascii="Times New Roman" w:hAnsi="Times New Roman"/>
                <w:sz w:val="18"/>
              </w:rPr>
              <w:t>2,5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0A2113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18"/>
                <w:szCs w:val="18"/>
                <w:lang w:val="en-US"/>
              </w:rPr>
              <w:t>…</w:t>
            </w:r>
            <w:r w:rsidRPr="00AC44B9">
              <w:rPr>
                <w:rFonts w:ascii="Times New Roman" w:hAnsi="Times New Roman"/>
                <w:bCs/>
                <w:sz w:val="20"/>
              </w:rPr>
              <w:t>0,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A38CC0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</w:rPr>
              <w:t>-39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…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35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B7A1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67A41D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</w:rPr>
              <w:t>39/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bCs/>
                <w:sz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0FCB9F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1,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03597E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8D2298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7509AB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3718416C" w14:textId="77777777" w:rsidTr="008A7E1E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DB6755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17F26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>
              <w:rPr>
                <w:rFonts w:ascii="Times New Roman" w:eastAsia="Calibri" w:hAnsi="Times New Roman"/>
                <w:bCs/>
                <w:sz w:val="20"/>
              </w:rPr>
              <w:t>20</w:t>
            </w:r>
            <w:del w:id="65" w:author="Скородумова Анна Александровна" w:date="2024-06-20T08:30:00Z">
              <w:r w:rsidRPr="00E2074B">
                <w:rPr>
                  <w:rFonts w:ascii="Times New Roman" w:eastAsia="Calibri" w:hAnsi="Times New Roman"/>
                  <w:bCs/>
                  <w:sz w:val="20"/>
                  <w:highlight w:val="yellow"/>
                  <w:lang w:val="en-US"/>
                </w:rPr>
                <w:delText>25</w:delText>
              </w:r>
            </w:del>
          </w:p>
          <w:p w14:paraId="6DBC5BE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1E5CC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DADAA6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Сталь 09Г2С / Steel 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02D25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4D459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Топливный газ среднего давления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Medium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pressure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fuel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gas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73FCB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B1BA50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Фильтров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 </w:t>
            </w:r>
          </w:p>
          <w:p w14:paraId="434568C0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087-STR-001A, 087-STR-001B / Filters</w:t>
            </w:r>
          </w:p>
          <w:p w14:paraId="58D077D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087-STR-001A, 087-STR-001B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92A17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Панели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розжига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 </w:t>
            </w:r>
          </w:p>
          <w:p w14:paraId="24491FB5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087-U-001 / </w:t>
            </w:r>
          </w:p>
          <w:p w14:paraId="2452358D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Ig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nition panel </w:t>
            </w:r>
          </w:p>
          <w:p w14:paraId="00DD310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087-U-001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AF767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25х3,0</w:t>
            </w:r>
          </w:p>
          <w:p w14:paraId="2661B783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del w:id="66" w:author="Скородумова Анна Александровна" w:date="2024-06-20T08:30:00Z">
              <w:r w:rsidRPr="00E2074B">
                <w:rPr>
                  <w:rFonts w:ascii="Times New Roman" w:hAnsi="Times New Roman"/>
                  <w:sz w:val="18"/>
                  <w:highlight w:val="yellow"/>
                </w:rPr>
                <w:delText>32х3,5</w:delText>
              </w:r>
            </w:del>
            <w:r w:rsidRPr="00AC44B9">
              <w:rPr>
                <w:rFonts w:ascii="Times New Roman" w:hAnsi="Times New Roman"/>
                <w:sz w:val="18"/>
              </w:rPr>
              <w:t>57х3,5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C9E59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78E8BC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-39</w:t>
            </w:r>
            <w:r w:rsidRPr="00AC44B9">
              <w:rPr>
                <w:rFonts w:ascii="Times New Roman" w:hAnsi="Times New Roman"/>
                <w:sz w:val="20"/>
              </w:rPr>
              <w:t xml:space="preserve"> ÷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52DD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3C7E2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-39/ 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BF767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3112E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От теплопотерь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Heat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AE963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highlight w:val="yellow"/>
              </w:rPr>
            </w:pPr>
            <w:del w:id="67" w:author="Скородумова Анна Александровна" w:date="2024-06-20T08:29:00Z">
              <w:r w:rsidRPr="00E2074B">
                <w:rPr>
                  <w:rFonts w:ascii="Times New Roman" w:hAnsi="Times New Roman"/>
                  <w:sz w:val="20"/>
                  <w:highlight w:val="yellow"/>
                </w:rPr>
                <w:delText>50</w:delText>
              </w:r>
            </w:del>
            <w:ins w:id="68" w:author="Скородумова Анна Александровна" w:date="2024-06-20T08:29:00Z">
              <w:r w:rsidRPr="00E2074B">
                <w:rPr>
                  <w:rFonts w:ascii="Times New Roman" w:hAnsi="Times New Roman"/>
                  <w:sz w:val="20"/>
                  <w:highlight w:val="yellow"/>
                </w:rPr>
                <w:t>40</w:t>
              </w:r>
            </w:ins>
            <w:del w:id="69" w:author="Скородумова Анна Александровна" w:date="2024-06-20T08:29:00Z">
              <w:r w:rsidRPr="00E2074B">
                <w:rPr>
                  <w:rFonts w:ascii="Times New Roman" w:hAnsi="Times New Roman"/>
                  <w:sz w:val="20"/>
                  <w:highlight w:val="yellow"/>
                </w:rPr>
                <w:delText>50</w:delText>
              </w:r>
              <w:r w:rsidRPr="00E2074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 xml:space="preserve"> </w:delText>
              </w:r>
            </w:del>
          </w:p>
          <w:p w14:paraId="2AC65AB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del w:id="70" w:author="Скородумова Анна Александровна" w:date="2024-06-20T08:31:00Z">
              <w:r w:rsidRPr="00E2074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50</w:delText>
              </w:r>
            </w:del>
            <w:ins w:id="71" w:author="Скородумова Анна Александровна" w:date="2024-06-20T08:31:00Z">
              <w:r w:rsidRPr="00E2074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40</w:t>
              </w:r>
            </w:ins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93971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</w:t>
            </w:r>
          </w:p>
        </w:tc>
      </w:tr>
      <w:tr w:rsidR="003655CF" w14:paraId="39A93792" w14:textId="77777777" w:rsidTr="008A7E1E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928D93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4E02D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D0B68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087-FG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B</w:t>
            </w:r>
            <w:r w:rsidRPr="00AC44B9">
              <w:rPr>
                <w:rFonts w:ascii="Times New Roman" w:hAnsi="Times New Roman"/>
                <w:sz w:val="20"/>
              </w:rPr>
              <w:t>-0600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F7DFA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4C6F9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63121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Топливный газ на горелки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Fuel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gas on burners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8A77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E184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>Панели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>розжига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087-U-001 /</w:t>
            </w:r>
          </w:p>
          <w:p w14:paraId="2FF78E0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Ignition panel 087-U-001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0F873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>Факелу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</w:t>
            </w:r>
          </w:p>
          <w:p w14:paraId="39C3346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087-FL-001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A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/ </w:t>
            </w:r>
          </w:p>
          <w:p w14:paraId="10BF259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Flare 087-FL-001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112211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hAnsi="Times New Roman"/>
                <w:sz w:val="18"/>
              </w:rPr>
              <w:t>32х3,5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54995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8BEDDB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-39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0D49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5832C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A1675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066D6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9F67A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59233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</w:tbl>
    <w:p w14:paraId="2BC5AB2A" w14:textId="77777777" w:rsidR="003655CF" w:rsidRDefault="003655CF">
      <w:pPr>
        <w:rPr>
          <w:lang w:val="en-US"/>
        </w:rPr>
      </w:pPr>
    </w:p>
    <w:p w14:paraId="59443CE7" w14:textId="77777777" w:rsidR="003655CF" w:rsidRDefault="003655CF">
      <w:pPr>
        <w:rPr>
          <w:lang w:val="en-US"/>
        </w:rPr>
      </w:pPr>
    </w:p>
    <w:tbl>
      <w:tblPr>
        <w:tblW w:w="222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709"/>
        <w:gridCol w:w="850"/>
        <w:gridCol w:w="1134"/>
        <w:gridCol w:w="1418"/>
        <w:gridCol w:w="1134"/>
        <w:gridCol w:w="1417"/>
        <w:gridCol w:w="1134"/>
        <w:gridCol w:w="1134"/>
        <w:gridCol w:w="1276"/>
        <w:gridCol w:w="1276"/>
        <w:gridCol w:w="1276"/>
        <w:gridCol w:w="850"/>
        <w:gridCol w:w="1134"/>
        <w:gridCol w:w="1134"/>
        <w:gridCol w:w="992"/>
        <w:gridCol w:w="1134"/>
        <w:gridCol w:w="1134"/>
        <w:gridCol w:w="851"/>
        <w:gridCol w:w="1559"/>
      </w:tblGrid>
      <w:tr w:rsidR="003655CF" w14:paraId="6CD84542" w14:textId="77777777" w:rsidTr="0038672B">
        <w:trPr>
          <w:trHeight w:val="1080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1512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lastRenderedPageBreak/>
              <w:t xml:space="preserve">Изм./ Rev.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3F3C40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Номер линии / Line No.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9B3049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Термообработка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сварных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швов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Post Weld Heat Treatment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3C532A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№  монтажно-технологической схемы / P&amp;ID No.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6453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Испытания на прочность и плотность / Strength Tests  </w:t>
            </w: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09CFB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Дополнительное испытание на герметичность / Leakage Test 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3730BB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Горючесть/воспламеняемость (в соответствии с ГОСТ 12.1.044-89)и / Combustibility / flammability (according to GOST 12.1.044-89)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F95D3C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Класс опасности среды (в соответствии с ГОСТ</w:t>
            </w:r>
            <w:r w:rsidRPr="00AC44B9">
              <w:rPr>
                <w:rFonts w:ascii="Times New Roman" w:hAnsi="Times New Roman"/>
                <w:sz w:val="20"/>
              </w:rPr>
              <w:t xml:space="preserve"> 12.1.007-76) / Medium hazard class (according to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GOST 12.1.007-76)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1E9A44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Категория и группа трубопровода по ГОСТ 32569-2013 / Pipeline Group and category according to </w:t>
            </w:r>
            <w:r>
              <w:rPr>
                <w:rFonts w:ascii="Times New Roman" w:hAnsi="Times New Roman"/>
                <w:sz w:val="20"/>
                <w:lang w:val="en-US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GOST 32569-2013) 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B4FB6D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Группа среды по ТР ТС</w:t>
            </w:r>
            <w:r w:rsidRPr="00AC44B9">
              <w:rPr>
                <w:rFonts w:ascii="Times New Roman" w:hAnsi="Times New Roman"/>
                <w:sz w:val="20"/>
              </w:rPr>
              <w:t xml:space="preserve"> 032/2013 / Fluid Group according TR CU 032/2013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C25625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Категория трубопровода по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ТР ТС 032/2013 / Pipeline Category according TR CU 032/2013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13A8B7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Неразрушающий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контроль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сварных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швов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, % / Nondestructive welding joints control %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E04D7E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Объём стилоскопирования сварных швов, % / PMI, % of welds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ADB8EF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линия / Critical Line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40754B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Методы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очистки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(</w:t>
            </w:r>
            <w:r w:rsidRPr="00AC44B9">
              <w:rPr>
                <w:rFonts w:ascii="Times New Roman" w:hAnsi="Times New Roman"/>
                <w:sz w:val="20"/>
              </w:rPr>
              <w:t>продувка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</w:t>
            </w:r>
            <w:r w:rsidRPr="00AC44B9">
              <w:rPr>
                <w:rFonts w:ascii="Times New Roman" w:hAnsi="Times New Roman"/>
                <w:sz w:val="20"/>
              </w:rPr>
              <w:t>пропарка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</w:t>
            </w:r>
            <w:r w:rsidRPr="00AC44B9">
              <w:rPr>
                <w:rFonts w:ascii="Times New Roman" w:hAnsi="Times New Roman"/>
                <w:sz w:val="20"/>
              </w:rPr>
              <w:t>промывка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) / Cleaning Methods (purging / steaming / flushing)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84AE8C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Отбраковочная толщина, мм / Rejection thickness, mm 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CD0AF0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Примеча</w:t>
            </w:r>
            <w:r w:rsidRPr="00AC44B9">
              <w:rPr>
                <w:rFonts w:ascii="Times New Roman" w:hAnsi="Times New Roman"/>
                <w:sz w:val="20"/>
              </w:rPr>
              <w:t>ние/ Remark</w:t>
            </w:r>
          </w:p>
        </w:tc>
      </w:tr>
      <w:tr w:rsidR="003655CF" w14:paraId="7A84FEAD" w14:textId="77777777" w:rsidTr="0038672B">
        <w:trPr>
          <w:trHeight w:val="2295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5F661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9B563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0821C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C62C9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6812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226721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/ Pressure MPa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4A96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0140A0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/ Pressure MPa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BD22D3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ΔP% падение давления / ΔP% pressure loss 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DCCC2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4FB46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8B39A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BEE87F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EA29E8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564DA0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ECAA45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4D2449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75CAE1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F4E2B9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AA8388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</w:tr>
      <w:tr w:rsidR="003655CF" w14:paraId="5D2547F2" w14:textId="77777777" w:rsidTr="0038672B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B1FD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26C9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C36F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498D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8290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BB35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CAFF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7142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E222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1B65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C347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4A5F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1046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2921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BA92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49EA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8091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1CB0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7191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9AAA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36</w:t>
            </w:r>
          </w:p>
        </w:tc>
      </w:tr>
      <w:tr w:rsidR="003655CF" w14:paraId="2FBA255B" w14:textId="77777777" w:rsidTr="0038672B">
        <w:trPr>
          <w:trHeight w:val="89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60958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E16D8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33B7E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23B785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443A8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869614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383DDA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A9C41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D37AE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1F72CC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83C56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38598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CF85D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4E048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10D28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69B8A6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DD7AD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BE6F5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C1F8EE" w14:textId="77777777" w:rsidR="003655CF" w:rsidRDefault="00000000">
            <w:pPr>
              <w:jc w:val="center"/>
              <w:rPr>
                <w:ins w:id="72" w:author="Старостина Виктория Константиновна" w:date="2024-06-20T14:05:00Z"/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6B778F43" w14:textId="77777777" w:rsidR="003655CF" w:rsidRPr="003655CF" w:rsidRDefault="00000000">
            <w:pPr>
              <w:jc w:val="center"/>
              <w:rPr>
                <w:rFonts w:ascii="Times New Roman" w:hAnsi="Times New Roman"/>
                <w:lang w:val="en-US"/>
                <w:rPrChange w:id="73" w:author="Старостина Виктория Константиновна" w:date="2024-06-20T14:05:00Z">
                  <w:rPr>
                    <w:rFonts w:ascii="Times New Roman" w:hAnsi="Times New Roman"/>
                  </w:rPr>
                </w:rPrChange>
              </w:rPr>
            </w:pPr>
            <w:ins w:id="74" w:author="Старостина Виктория Константиновна" w:date="2024-06-20T14:05:00Z">
              <w:r w:rsidRPr="005153FD">
                <w:rPr>
                  <w:rFonts w:ascii="Times New Roman" w:hAnsi="Times New Roman"/>
                  <w:sz w:val="20"/>
                  <w:highlight w:val="yellow"/>
                  <w:lang w:val="en-US"/>
                  <w:rPrChange w:id="75" w:author="Старостина Виктория Константиновна" w:date="2024-06-20T14:05:00Z">
                    <w:rPr>
                      <w:rFonts w:ascii="Times New Roman" w:hAnsi="Times New Roman"/>
                      <w:sz w:val="20"/>
                      <w:lang w:val="en-US"/>
                    </w:rPr>
                  </w:rPrChange>
                </w:rPr>
                <w:t>1,5</w:t>
              </w:r>
            </w:ins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BFDE25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0A29E24B" w14:textId="77777777" w:rsidTr="0038672B">
        <w:trPr>
          <w:trHeight w:val="832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37EDD3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AB825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B4BA9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640E4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D43A1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C5D80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FD638D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E0FE5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8A8C4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344180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C1D72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68564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2AA7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12C52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21C01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D3C2C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4D0A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2611A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8106B7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EB97C3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4DF0A630" w14:textId="77777777" w:rsidTr="0038672B">
        <w:trPr>
          <w:trHeight w:val="7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DB118B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3CC11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C9312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707BAA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450D5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1C86C3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6AB25E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499D9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F4A5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45186C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C6AF1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37E69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96E60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3A84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5CABA6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31EE0E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862E07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0C36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75D570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89DD04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7553B50E" w14:textId="77777777" w:rsidTr="0038672B">
        <w:trPr>
          <w:trHeight w:val="54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246112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ACBD0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DC153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280713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A4410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5FEE0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3A803E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56A93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A72D0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7825CA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4E769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8989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73680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6A6F5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3F440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21F3C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1B8F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72957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DC714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F2D7F5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37052B90" w14:textId="77777777" w:rsidTr="0038672B">
        <w:trPr>
          <w:trHeight w:val="54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55DF63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6791D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52936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EE06B9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84D06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3C008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ECC6F5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997A4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F49E0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5F6137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21395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0DD6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5B61E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C6F97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5C0B76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309C8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F2187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A1B89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33628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6CD0C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18821512" w14:textId="77777777" w:rsidTr="0038672B">
        <w:trPr>
          <w:trHeight w:val="54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6503DC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51F2E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DF610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9B1C38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966AC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8B5DB6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96EDE7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31882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40A30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BADDC6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DA981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08CBA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79625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BF796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23D2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1143C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61389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24C53E9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FF0E1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CD072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2,0</w:t>
            </w:r>
          </w:p>
          <w:p w14:paraId="60998D0F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C5635E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07E35A60" w14:textId="77777777" w:rsidTr="0038672B">
        <w:trPr>
          <w:trHeight w:val="54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6F1A32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4CD50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4E70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6FB295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23036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474BD4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34FF0C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29531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656A2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A546A3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939C1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D876D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534D4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C8615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4B9B4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8FD31F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A3232D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96A2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BA87A0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F1F226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753519BF" w14:textId="77777777" w:rsidTr="0038672B">
        <w:trPr>
          <w:trHeight w:val="54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0EBBB0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432C3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04660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CA8318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13E8D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D75D23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1CDEEF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A13AC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59013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8F9C48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B23B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45E7B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D829B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C4DBB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2F03E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B4B25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29B69F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FF2D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4E0ED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D5B95D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7B183B0E" w14:textId="77777777" w:rsidTr="0038672B">
        <w:trPr>
          <w:trHeight w:val="54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29A30F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6134D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087-MFG-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35E7E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DD4FF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B0F2E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6397EE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C863A6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A3972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0,55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EA36F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4C6BF1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D5C2D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A04DC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D3C00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79A68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F568E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C6F93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53271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250E9596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8D703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17985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1,0</w:t>
            </w:r>
          </w:p>
          <w:p w14:paraId="703C4D0B" w14:textId="77777777" w:rsidR="003655CF" w:rsidRDefault="00000000">
            <w:pPr>
              <w:jc w:val="center"/>
              <w:rPr>
                <w:del w:id="76" w:author="Старостина Виктория Константиновна" w:date="2024-06-20T14:08:00Z"/>
                <w:rFonts w:ascii="Times New Roman" w:hAnsi="Times New Roman"/>
                <w:sz w:val="20"/>
              </w:rPr>
            </w:pPr>
            <w:del w:id="77" w:author="Старостина Виктория Константиновна" w:date="2024-06-20T14:08:00Z">
              <w:r w:rsidRPr="00AC44B9">
                <w:rPr>
                  <w:rFonts w:ascii="Times New Roman" w:hAnsi="Times New Roman"/>
                  <w:sz w:val="20"/>
                </w:rPr>
                <w:delText>1,5</w:delText>
              </w:r>
            </w:del>
          </w:p>
          <w:p w14:paraId="5464A079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6D1700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0C15CB7A" w14:textId="77777777" w:rsidTr="0038672B">
        <w:trPr>
          <w:trHeight w:val="54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9E830A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1619A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087-FG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B</w:t>
            </w:r>
            <w:r w:rsidRPr="00AC44B9">
              <w:rPr>
                <w:rFonts w:ascii="Times New Roman" w:hAnsi="Times New Roman"/>
                <w:sz w:val="20"/>
              </w:rPr>
              <w:t>-0600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E41C9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29109E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6F2F6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7955A3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D706EF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31EBE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34823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737A3F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gases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25CB0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EACD6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D66D3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28A27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C52C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3100C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F698C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4FA14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EBB16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00CF18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</w:tbl>
    <w:p w14:paraId="3B2BAF42" w14:textId="77777777" w:rsidR="003655CF" w:rsidRDefault="003655CF">
      <w:pPr>
        <w:rPr>
          <w:vanish/>
          <w:lang w:val="en-US"/>
        </w:rPr>
      </w:pPr>
    </w:p>
    <w:p w14:paraId="15EF49B3" w14:textId="77777777" w:rsidR="003655CF" w:rsidRDefault="003655CF">
      <w:pPr>
        <w:rPr>
          <w:vanish/>
          <w:lang w:val="en-US"/>
        </w:rPr>
      </w:pPr>
    </w:p>
    <w:p w14:paraId="17EB1FE3" w14:textId="77777777" w:rsidR="003655CF" w:rsidRDefault="003655CF">
      <w:pPr>
        <w:rPr>
          <w:vanish/>
          <w:lang w:val="en-US"/>
        </w:rPr>
      </w:pPr>
    </w:p>
    <w:p w14:paraId="3233025C" w14:textId="77777777" w:rsidR="003655CF" w:rsidRDefault="003655CF">
      <w:pPr>
        <w:rPr>
          <w:vanish/>
          <w:lang w:val="en-US"/>
        </w:rPr>
      </w:pPr>
    </w:p>
    <w:p w14:paraId="69EE546B" w14:textId="77777777" w:rsidR="003655CF" w:rsidRDefault="003655CF">
      <w:pPr>
        <w:rPr>
          <w:vanish/>
          <w:lang w:val="en-US"/>
        </w:rPr>
      </w:pPr>
    </w:p>
    <w:tbl>
      <w:tblPr>
        <w:tblpPr w:leftFromText="181" w:rightFromText="181" w:vertAnchor="page" w:horzAnchor="margin" w:tblpX="109" w:tblpY="409"/>
        <w:tblW w:w="22255" w:type="dxa"/>
        <w:tblLayout w:type="fixed"/>
        <w:tblLook w:val="04A0" w:firstRow="1" w:lastRow="0" w:firstColumn="1" w:lastColumn="0" w:noHBand="0" w:noVBand="1"/>
      </w:tblPr>
      <w:tblGrid>
        <w:gridCol w:w="709"/>
        <w:gridCol w:w="992"/>
        <w:gridCol w:w="1134"/>
        <w:gridCol w:w="1276"/>
        <w:gridCol w:w="851"/>
        <w:gridCol w:w="1842"/>
        <w:gridCol w:w="851"/>
        <w:gridCol w:w="1701"/>
        <w:gridCol w:w="1843"/>
        <w:gridCol w:w="1275"/>
        <w:gridCol w:w="1276"/>
        <w:gridCol w:w="1276"/>
        <w:gridCol w:w="1417"/>
        <w:gridCol w:w="1418"/>
        <w:gridCol w:w="1276"/>
        <w:gridCol w:w="1417"/>
        <w:gridCol w:w="992"/>
        <w:gridCol w:w="709"/>
      </w:tblGrid>
      <w:tr w:rsidR="003655CF" w14:paraId="778ADC45" w14:textId="77777777" w:rsidTr="000D0D22">
        <w:trPr>
          <w:trHeight w:val="836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9744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lastRenderedPageBreak/>
              <w:t>Изм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./ Rev.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C5E6E6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Номинальный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диаметр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DN, </w:t>
            </w:r>
            <w:r w:rsidRPr="00AC44B9">
              <w:rPr>
                <w:rFonts w:ascii="Times New Roman" w:hAnsi="Times New Roman"/>
                <w:sz w:val="20"/>
              </w:rPr>
              <w:t>мм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Nominal diameter DN, mm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DBD6E0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Номер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линии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Line No.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73401B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Материал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Material 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13312F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Прибавка на коррозию, мм/ Corrosion Allowance, mm 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F6B51C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32CA35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Фазовое состояние</w:t>
            </w:r>
            <w:r w:rsidRPr="00AC44B9">
              <w:rPr>
                <w:rFonts w:ascii="Times New Roman" w:hAnsi="Times New Roman"/>
                <w:sz w:val="20"/>
              </w:rPr>
              <w:t xml:space="preserve"> / Phase (L/G/S) 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34A5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Расположение / Location 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1C7267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Диаметр х толщина стенки, мм/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>Diameter x wall thickness, mm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ACA8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Рабочие условия / Operational conditions 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8016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Расчетные условия / Calculated conditions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FBA588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Класс давления. Условное Давление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Pressure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rating</w:t>
            </w:r>
            <w:r w:rsidRPr="00AC44B9">
              <w:rPr>
                <w:rFonts w:ascii="Times New Roman" w:hAnsi="Times New Roman"/>
                <w:sz w:val="20"/>
              </w:rPr>
              <w:t xml:space="preserve">.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Nominal Pressure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429E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Изоляция / Insulation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E289FE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Тип обогрева / Heating type  </w:t>
            </w:r>
          </w:p>
        </w:tc>
      </w:tr>
      <w:tr w:rsidR="003655CF" w14:paraId="2C36E8EE" w14:textId="77777777" w:rsidTr="00575694">
        <w:trPr>
          <w:trHeight w:val="2295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13961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310E2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B955B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D8338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200044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B71389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7538BA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B0DF5C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От / From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19A0A8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К / To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931BBC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F9BDFB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Давление, МПа (изб</w:t>
            </w:r>
            <w:r w:rsidRPr="00AC44B9">
              <w:rPr>
                <w:rFonts w:ascii="Times New Roman" w:hAnsi="Times New Roman"/>
                <w:sz w:val="20"/>
              </w:rPr>
              <w:t xml:space="preserve">.) / Pressure, MPa (gauge)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9E1BF2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Температура, ºС / Temperature, ºС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46F0EF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(изб.) / Pressure, MPa (gauge)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39CE9D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Температура, ºС / Temperature, ºС 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C5044C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242D43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Назначение изоляции / Insulation purpose 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8D41E7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Толщина, мм / Thickness, mm 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0B470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</w:tr>
      <w:tr w:rsidR="003655CF" w14:paraId="7374E06F" w14:textId="77777777" w:rsidTr="00575694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2CDC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DF51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F142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4A52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0E7F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EDE6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78ED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0353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52CC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4C7C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1218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09BD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6CEA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3F21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BCA4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AEE4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45C3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32AF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18</w:t>
            </w:r>
          </w:p>
        </w:tc>
      </w:tr>
      <w:tr w:rsidR="003655CF" w14:paraId="60A39A47" w14:textId="77777777" w:rsidTr="00575694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D2E8D3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3AD31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C0535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087-FG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B</w:t>
            </w:r>
            <w:r w:rsidRPr="00AC44B9">
              <w:rPr>
                <w:rFonts w:ascii="Times New Roman" w:hAnsi="Times New Roman"/>
                <w:sz w:val="20"/>
              </w:rPr>
              <w:t>-0601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4B4AB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7D205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4ECB1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Топливный газ на горелки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Fuel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gas on burners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D1827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8671D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>Панели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>розжига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087-U-001 / </w:t>
            </w:r>
          </w:p>
          <w:p w14:paraId="1ACAD6F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Ignition panel </w:t>
            </w:r>
          </w:p>
          <w:p w14:paraId="72A5BDF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087-U-001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75665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>Факелу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</w:t>
            </w:r>
          </w:p>
          <w:p w14:paraId="41E4586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087-FL-001B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/ </w:t>
            </w:r>
          </w:p>
          <w:p w14:paraId="7020026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Flare 087-FL-001B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089F28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hAnsi="Times New Roman"/>
                <w:sz w:val="18"/>
              </w:rPr>
              <w:t>32х3,5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CE798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1817A3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-39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4FB6E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27E0C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E81D7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F6E3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51ED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ADABC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  <w:tr w:rsidR="003655CF" w14:paraId="54D6521D" w14:textId="77777777" w:rsidTr="00575694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627D57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6F73D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BC7F2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087-FG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B</w:t>
            </w:r>
            <w:r w:rsidRPr="00AC44B9">
              <w:rPr>
                <w:rFonts w:ascii="Times New Roman" w:hAnsi="Times New Roman"/>
                <w:sz w:val="20"/>
              </w:rPr>
              <w:t>-060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662EB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1C09D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B2364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Топливный газ на горелки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Fuel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gas on burners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D90BF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AD228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>Панели розжига 087-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U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-001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>(</w:t>
            </w:r>
            <w:r w:rsidRPr="00AC44B9">
              <w:rPr>
                <w:rFonts w:ascii="Times New Roman" w:eastAsia="Calibri" w:hAnsi="Times New Roman"/>
                <w:bCs/>
                <w:spacing w:val="-2"/>
                <w:sz w:val="18"/>
                <w:szCs w:val="18"/>
              </w:rPr>
              <w:t>штуцера 087-</w:t>
            </w:r>
            <w:r w:rsidRPr="00AC44B9">
              <w:rPr>
                <w:rFonts w:ascii="Times New Roman" w:eastAsia="Calibri" w:hAnsi="Times New Roman"/>
                <w:bCs/>
                <w:spacing w:val="-2"/>
                <w:sz w:val="18"/>
                <w:szCs w:val="18"/>
                <w:lang w:val="en-US"/>
              </w:rPr>
              <w:t>U</w:t>
            </w:r>
            <w:r w:rsidRPr="00AC44B9">
              <w:rPr>
                <w:rFonts w:ascii="Times New Roman" w:eastAsia="Calibri" w:hAnsi="Times New Roman"/>
                <w:bCs/>
                <w:spacing w:val="-2"/>
                <w:sz w:val="18"/>
                <w:szCs w:val="18"/>
              </w:rPr>
              <w:t>-001-</w:t>
            </w:r>
            <w:r w:rsidRPr="00AC44B9">
              <w:rPr>
                <w:rFonts w:ascii="Times New Roman" w:eastAsia="Calibri" w:hAnsi="Times New Roman"/>
                <w:bCs/>
                <w:spacing w:val="-2"/>
                <w:sz w:val="18"/>
                <w:szCs w:val="18"/>
                <w:lang w:val="en-US"/>
              </w:rPr>
              <w:t>IP</w:t>
            </w:r>
            <w:r w:rsidRPr="00AC44B9">
              <w:rPr>
                <w:rFonts w:ascii="Times New Roman" w:eastAsia="Calibri" w:hAnsi="Times New Roman"/>
                <w:bCs/>
                <w:spacing w:val="-2"/>
                <w:sz w:val="18"/>
                <w:szCs w:val="18"/>
              </w:rPr>
              <w:t>13)</w:t>
            </w:r>
            <w:r w:rsidRPr="00AC44B9">
              <w:rPr>
                <w:rFonts w:ascii="Times New Roman" w:eastAsia="Calibri" w:hAnsi="Times New Roman"/>
                <w:bCs/>
                <w:spacing w:val="-2"/>
                <w:sz w:val="18"/>
                <w:szCs w:val="18"/>
              </w:rPr>
              <w:t>/</w:t>
            </w:r>
          </w:p>
          <w:p w14:paraId="621365E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szCs w:val="18"/>
                <w:lang w:val="en-US"/>
              </w:rPr>
            </w:pPr>
            <w:r w:rsidRPr="009874B8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Ignition panel 087-U-001</w:t>
            </w:r>
            <w:r w:rsidRPr="00AC44B9">
              <w:rPr>
                <w:spacing w:val="-4"/>
                <w:lang w:val="en-US"/>
              </w:rPr>
              <w:t xml:space="preserve"> (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сonnection 087-U-001-IP13)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39DB63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 xml:space="preserve">Арматуре  </w:t>
            </w:r>
          </w:p>
          <w:p w14:paraId="4FA237D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08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-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-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00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51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 / Fit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ting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 xml:space="preserve">  08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-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-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00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51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4E28A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lang w:val="en-US"/>
              </w:rPr>
            </w:pPr>
            <w:r w:rsidRPr="00AC44B9">
              <w:rPr>
                <w:rFonts w:ascii="Times New Roman" w:hAnsi="Times New Roman"/>
                <w:sz w:val="18"/>
                <w:lang w:val="en-US"/>
              </w:rPr>
              <w:t>25</w:t>
            </w:r>
            <w:r w:rsidRPr="00AC44B9">
              <w:rPr>
                <w:rFonts w:ascii="Times New Roman" w:hAnsi="Times New Roman"/>
                <w:sz w:val="18"/>
              </w:rPr>
              <w:t>х</w:t>
            </w:r>
            <w:r w:rsidRPr="00AC44B9">
              <w:rPr>
                <w:rFonts w:ascii="Times New Roman" w:hAnsi="Times New Roman"/>
                <w:sz w:val="18"/>
                <w:lang w:val="en-US"/>
              </w:rPr>
              <w:t>3,0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B37AC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0,14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7A42C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-39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÷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35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039A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8FF34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-39/ 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7525E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3B64B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94500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CEB3D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  <w:tr w:rsidR="003655CF" w14:paraId="513E2B7C" w14:textId="77777777" w:rsidTr="00575694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190AE9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C4677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25</w:t>
            </w:r>
          </w:p>
          <w:p w14:paraId="7DC1D30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C9F0D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005-PA-0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282EC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988D7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781F5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air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582CC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BA505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Границы установки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Battery limits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A80999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 xml:space="preserve">Арматуре  </w:t>
            </w:r>
          </w:p>
          <w:p w14:paraId="4784E1B6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08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-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-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0004 / Fitting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 xml:space="preserve">  08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-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-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0004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D3E69F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hAnsi="Times New Roman"/>
                <w:sz w:val="18"/>
              </w:rPr>
              <w:t>32х3,5</w:t>
            </w:r>
          </w:p>
          <w:p w14:paraId="0F4343FF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lang w:val="en-US"/>
              </w:rPr>
            </w:pPr>
            <w:r w:rsidRPr="00AC44B9">
              <w:rPr>
                <w:rFonts w:ascii="Times New Roman" w:hAnsi="Times New Roman"/>
                <w:sz w:val="18"/>
              </w:rPr>
              <w:t>57х3,5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94462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0,6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535E8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5ECC5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D126C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70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C8802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9EB7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FAA85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1809D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42C770D7" w14:textId="77777777" w:rsidTr="00575694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171E98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FD924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15</w:t>
            </w:r>
          </w:p>
          <w:p w14:paraId="28E248B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20</w:t>
            </w:r>
          </w:p>
          <w:p w14:paraId="0C0CB64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5EB8954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6A44CC4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5E35D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4FFE0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19352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19E27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air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12482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66ADE1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 xml:space="preserve">Арматуры </w:t>
            </w:r>
          </w:p>
          <w:p w14:paraId="1F293C93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08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-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-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0004 / Fitting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 xml:space="preserve">  </w:t>
            </w:r>
          </w:p>
          <w:p w14:paraId="0C0590D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08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-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-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0004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92863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>Оборудование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>факельной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>установки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>титула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12460 / 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Equipment of the flare unit of title 12460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3393FE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hAnsi="Times New Roman"/>
                <w:sz w:val="18"/>
              </w:rPr>
              <w:t>18х3,0</w:t>
            </w:r>
          </w:p>
          <w:p w14:paraId="51C150F6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hAnsi="Times New Roman"/>
                <w:sz w:val="18"/>
              </w:rPr>
              <w:t>25х3,0</w:t>
            </w:r>
          </w:p>
          <w:p w14:paraId="004BD778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hAnsi="Times New Roman"/>
                <w:sz w:val="18"/>
              </w:rPr>
              <w:t>32х3,5</w:t>
            </w:r>
          </w:p>
          <w:p w14:paraId="7895D1DC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hAnsi="Times New Roman"/>
                <w:sz w:val="18"/>
              </w:rPr>
              <w:t>57х3,5</w:t>
            </w:r>
          </w:p>
          <w:p w14:paraId="26A0D8C4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hAnsi="Times New Roman"/>
                <w:sz w:val="18"/>
              </w:rPr>
              <w:t>108х4,0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A8920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0,6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F6BA3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26EC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7094F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70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0EDAC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EC26D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99D2A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33296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6B3309AD" w14:textId="77777777" w:rsidTr="00575694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40B295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FED1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07B25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52BBA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F4F68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A1F66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77909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F28DEE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 xml:space="preserve">Арматуры </w:t>
            </w:r>
          </w:p>
          <w:p w14:paraId="663BA938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00</w:t>
            </w:r>
            <w:r w:rsidRPr="00AC44B9">
              <w:rPr>
                <w:rFonts w:ascii="Times New Roman" w:hAnsi="Times New Roman"/>
                <w:bCs/>
                <w:sz w:val="20"/>
              </w:rPr>
              <w:t>56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/ Fitting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  <w:p w14:paraId="19D7A74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 xml:space="preserve"> 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00</w:t>
            </w:r>
            <w:r w:rsidRPr="00AC44B9">
              <w:rPr>
                <w:rFonts w:ascii="Times New Roman" w:hAnsi="Times New Roman"/>
                <w:bCs/>
                <w:sz w:val="20"/>
              </w:rPr>
              <w:t>56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3A2CA3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18"/>
              </w:rPr>
              <w:t>Станции откачки парового конденсата 087-</w:t>
            </w:r>
            <w:r w:rsidRPr="00AC44B9">
              <w:rPr>
                <w:rFonts w:ascii="Times New Roman" w:hAnsi="Times New Roman"/>
                <w:sz w:val="18"/>
                <w:lang w:val="en-US"/>
              </w:rPr>
              <w:t>U</w:t>
            </w:r>
            <w:r w:rsidRPr="00AC44B9">
              <w:rPr>
                <w:rFonts w:ascii="Times New Roman" w:hAnsi="Times New Roman"/>
                <w:sz w:val="18"/>
              </w:rPr>
              <w:t xml:space="preserve">-002 / </w:t>
            </w:r>
            <w:r w:rsidRPr="00AC44B9">
              <w:rPr>
                <w:rFonts w:ascii="Times New Roman" w:hAnsi="Times New Roman"/>
                <w:sz w:val="18"/>
                <w:lang w:val="en-US"/>
              </w:rPr>
              <w:t>Steam</w:t>
            </w:r>
            <w:r w:rsidRPr="00AC44B9">
              <w:rPr>
                <w:rFonts w:ascii="Times New Roman" w:hAnsi="Times New Roman"/>
                <w:sz w:val="18"/>
              </w:rPr>
              <w:t xml:space="preserve"> </w:t>
            </w:r>
            <w:r w:rsidRPr="00AC44B9">
              <w:rPr>
                <w:rFonts w:ascii="Times New Roman" w:hAnsi="Times New Roman"/>
                <w:sz w:val="18"/>
                <w:lang w:val="en-US"/>
              </w:rPr>
              <w:t>condensate</w:t>
            </w:r>
            <w:r w:rsidRPr="00AC44B9">
              <w:rPr>
                <w:rFonts w:ascii="Times New Roman" w:hAnsi="Times New Roman"/>
                <w:sz w:val="18"/>
              </w:rPr>
              <w:t xml:space="preserve"> </w:t>
            </w:r>
            <w:r w:rsidRPr="00AC44B9">
              <w:rPr>
                <w:rFonts w:ascii="Times New Roman" w:hAnsi="Times New Roman"/>
                <w:sz w:val="18"/>
                <w:lang w:val="en-US"/>
              </w:rPr>
              <w:t>pumping</w:t>
            </w:r>
            <w:r w:rsidRPr="00AC44B9">
              <w:rPr>
                <w:rFonts w:ascii="Times New Roman" w:hAnsi="Times New Roman"/>
                <w:sz w:val="18"/>
              </w:rPr>
              <w:t xml:space="preserve"> </w:t>
            </w:r>
            <w:r w:rsidRPr="00AC44B9">
              <w:rPr>
                <w:rFonts w:ascii="Times New Roman" w:hAnsi="Times New Roman"/>
                <w:sz w:val="18"/>
                <w:lang w:val="en-US"/>
              </w:rPr>
              <w:t>station</w:t>
            </w:r>
            <w:r w:rsidRPr="00AC44B9">
              <w:rPr>
                <w:rFonts w:ascii="Times New Roman" w:hAnsi="Times New Roman"/>
                <w:sz w:val="18"/>
              </w:rPr>
              <w:t xml:space="preserve"> 087-</w:t>
            </w:r>
            <w:r w:rsidRPr="00AC44B9">
              <w:rPr>
                <w:rFonts w:ascii="Times New Roman" w:hAnsi="Times New Roman"/>
                <w:sz w:val="18"/>
                <w:lang w:val="en-US"/>
              </w:rPr>
              <w:t>U</w:t>
            </w:r>
            <w:r w:rsidRPr="00AC44B9">
              <w:rPr>
                <w:rFonts w:ascii="Times New Roman" w:hAnsi="Times New Roman"/>
                <w:sz w:val="18"/>
              </w:rPr>
              <w:t>-002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CF1FC4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025EA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0,6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F6C1D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8277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8F7E9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70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F91A36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6F66E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CB8B3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A90BB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394D953F" w14:textId="77777777" w:rsidTr="00575694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071368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80437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A8048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C30EB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17F0C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7DA10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98022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97863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hAnsi="Times New Roman"/>
                <w:sz w:val="18"/>
              </w:rPr>
              <w:t>Редуктора</w:t>
            </w:r>
            <w:r w:rsidRPr="00AC44B9">
              <w:rPr>
                <w:rFonts w:ascii="Times New Roman" w:hAnsi="Times New Roman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18"/>
              </w:rPr>
              <w:t>давления</w:t>
            </w:r>
            <w:r w:rsidRPr="00AC44B9">
              <w:rPr>
                <w:rFonts w:ascii="Times New Roman" w:hAnsi="Times New Roman"/>
                <w:sz w:val="18"/>
                <w:lang w:val="en-US"/>
              </w:rPr>
              <w:t xml:space="preserve"> 087-SPI-003A / Pressure reducers 087-SPI-003A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0578C0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ИК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  <w:r w:rsidRPr="00AC44B9">
              <w:rPr>
                <w:rFonts w:ascii="Times New Roman" w:hAnsi="Times New Roman"/>
                <w:sz w:val="20"/>
              </w:rPr>
              <w:t>сканеру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факела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087-FL-001A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Flare 087-FL-001A IR Scanner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F6262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18х3,0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21ABA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0,05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C34CE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A4A4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B16D0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70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AF6ABF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9F01B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12C67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559BF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50B8F35E" w14:textId="77777777" w:rsidTr="00575694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635A0A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822EC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48D5D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41761F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5D603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423AB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D237B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AF85A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hAnsi="Times New Roman"/>
                <w:sz w:val="18"/>
              </w:rPr>
              <w:t>Редуктора</w:t>
            </w:r>
            <w:r w:rsidRPr="00AC44B9">
              <w:rPr>
                <w:rFonts w:ascii="Times New Roman" w:hAnsi="Times New Roman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18"/>
              </w:rPr>
              <w:t>давления</w:t>
            </w:r>
            <w:r w:rsidRPr="00AC44B9">
              <w:rPr>
                <w:rFonts w:ascii="Times New Roman" w:hAnsi="Times New Roman"/>
                <w:sz w:val="18"/>
                <w:lang w:val="en-US"/>
              </w:rPr>
              <w:t xml:space="preserve"> 087-SPI-003</w:t>
            </w:r>
            <w:r w:rsidRPr="00AC44B9">
              <w:rPr>
                <w:rFonts w:ascii="Times New Roman" w:hAnsi="Times New Roman"/>
                <w:sz w:val="18"/>
              </w:rPr>
              <w:t>В</w:t>
            </w:r>
            <w:r w:rsidRPr="00AC44B9">
              <w:rPr>
                <w:rFonts w:ascii="Times New Roman" w:hAnsi="Times New Roman"/>
                <w:sz w:val="18"/>
                <w:lang w:val="en-US"/>
              </w:rPr>
              <w:t xml:space="preserve"> / Pressure reducers 087-SPI-003</w:t>
            </w:r>
            <w:r w:rsidRPr="00AC44B9">
              <w:rPr>
                <w:rFonts w:ascii="Times New Roman" w:hAnsi="Times New Roman"/>
                <w:sz w:val="18"/>
              </w:rPr>
              <w:t>В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A61C6B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ИК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  <w:r w:rsidRPr="00AC44B9">
              <w:rPr>
                <w:rFonts w:ascii="Times New Roman" w:hAnsi="Times New Roman"/>
                <w:sz w:val="20"/>
              </w:rPr>
              <w:t>сканеру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факела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087-FL-001B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Flare 087-FL-001B IR Scanner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9D3824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18х3,0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7FC64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0,05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E6356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 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Ambient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9AD52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F0303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-39/ 70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7712F6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1F44C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9F59B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41BB3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7D32AC33" w14:textId="77777777" w:rsidTr="00575694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D3FAD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60CA9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487DD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PA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-0604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104E10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F950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55FA6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7308D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281E3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Трубопровода 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Piping </w:t>
            </w:r>
          </w:p>
          <w:p w14:paraId="3C1CF21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800D5C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Энергопосту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748D5451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US-01 / Utility </w:t>
            </w:r>
          </w:p>
          <w:p w14:paraId="6CE895B8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station US-01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C49C1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A42B7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0,6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25492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7448D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1B3A9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70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A4A96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046EE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1F3F2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C68D9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0E6FBAE0" w14:textId="77777777" w:rsidTr="00575694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051245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9AB0B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7A398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FE53E7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E5868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67D3E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39E98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C02C3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Трубопровода 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Piping </w:t>
            </w:r>
          </w:p>
          <w:p w14:paraId="5D6C395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E02A27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Энергопосту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01BDDD75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US-02 / Utility </w:t>
            </w:r>
          </w:p>
          <w:p w14:paraId="6BE58953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station US-02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D21B5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7059B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0,6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2D706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3F0E5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160C6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70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E69B5E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E337B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DD6E2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D6AB1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58269035" w14:textId="77777777" w:rsidTr="00575694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60EB74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35B74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C5F00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6C59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2610E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38E3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52B59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0CEF6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Трубопровода 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Piping </w:t>
            </w:r>
          </w:p>
          <w:p w14:paraId="3649B0F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17C0F0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Энергопосту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5E5187A9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US-03 / Utility </w:t>
            </w:r>
          </w:p>
          <w:p w14:paraId="78CE3B61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station US-03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8E20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945F6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0,6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1C5D4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3B12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210E9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70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3AE39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3A258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BF31D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E7F81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3DD29A46" w14:textId="77777777" w:rsidTr="00575694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771E04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C7545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FBAC7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13BAF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8E4A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69DB9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19739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75266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Трубопровода 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Piping </w:t>
            </w:r>
          </w:p>
          <w:p w14:paraId="5B4E10A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0F5EF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Энергопосту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3D47BEEC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US-04 / Utility </w:t>
            </w:r>
          </w:p>
          <w:p w14:paraId="04742932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station US-04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5D253F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6AEA0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0,6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A1106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EC43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BA3D7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70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D3A1C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F2B3C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E69FD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8F0C2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</w:tbl>
    <w:p w14:paraId="5375424D" w14:textId="77777777" w:rsidR="003655CF" w:rsidRDefault="003655CF">
      <w:pPr>
        <w:rPr>
          <w:lang w:val="en-US"/>
        </w:rPr>
      </w:pPr>
    </w:p>
    <w:tbl>
      <w:tblPr>
        <w:tblW w:w="222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709"/>
        <w:gridCol w:w="850"/>
        <w:gridCol w:w="1134"/>
        <w:gridCol w:w="1418"/>
        <w:gridCol w:w="1134"/>
        <w:gridCol w:w="1417"/>
        <w:gridCol w:w="1134"/>
        <w:gridCol w:w="993"/>
        <w:gridCol w:w="1559"/>
        <w:gridCol w:w="1134"/>
        <w:gridCol w:w="1276"/>
        <w:gridCol w:w="850"/>
        <w:gridCol w:w="1134"/>
        <w:gridCol w:w="1134"/>
        <w:gridCol w:w="992"/>
        <w:gridCol w:w="1134"/>
        <w:gridCol w:w="1134"/>
        <w:gridCol w:w="851"/>
        <w:gridCol w:w="1559"/>
      </w:tblGrid>
      <w:tr w:rsidR="003655CF" w14:paraId="05358797" w14:textId="77777777" w:rsidTr="0038672B">
        <w:trPr>
          <w:trHeight w:val="1080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D59C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Изм./ Rev.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7E98D3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Номер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линии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Line No.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5DB6F1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Термообработка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сварных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швов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Post Weld Heat Treatment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E41A5B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№  монтажно-технологической схемы / P&amp;ID No.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F279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Испытания на прочность и плотность / Strength Tests  </w:t>
            </w: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1E719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Дополнительное испытание на герметич</w:t>
            </w:r>
            <w:r w:rsidRPr="00AC44B9">
              <w:rPr>
                <w:rFonts w:ascii="Times New Roman" w:hAnsi="Times New Roman"/>
                <w:sz w:val="20"/>
              </w:rPr>
              <w:t xml:space="preserve">ность / Leakage Test  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EF9A93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Горючесть/воспламеняемость (в соответствии с ГОСТ 12.1.044-89)и / Combustibility / flammability (according to GOST 12.1.044-89)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ADD95B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Класс опасности среды (в соответствии с ГОСТ 12.1.007-76) / Medium hazard class (according to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GOST 12.1.007-76)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1C4AB0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Категория и группа трубопровода по ГОСТ 32569-2013 / Pipeline Group and category according to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GOST 32569-2013) 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0E1EB7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Группа среды по ТР ТС 032/2013 / Fluid Group according TR CU 032/2013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612BF0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Категория трубопровода по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ТР ТС 032/2013 / Pipeline Category according TR CU 032/2013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83719B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Неразрушающий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контроль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сварных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швов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, % / Nondestructive welding joints control %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4E2D88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Объём стилоскопирования сварных швов, % / PMI, % of welds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D99725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линия / Critical Line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2C4F98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Методы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очистки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(</w:t>
            </w:r>
            <w:r w:rsidRPr="00AC44B9">
              <w:rPr>
                <w:rFonts w:ascii="Times New Roman" w:hAnsi="Times New Roman"/>
                <w:sz w:val="20"/>
              </w:rPr>
              <w:t>продувка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</w:t>
            </w:r>
            <w:r w:rsidRPr="00AC44B9">
              <w:rPr>
                <w:rFonts w:ascii="Times New Roman" w:hAnsi="Times New Roman"/>
                <w:sz w:val="20"/>
              </w:rPr>
              <w:t>пропарка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</w:t>
            </w:r>
            <w:r w:rsidRPr="00AC44B9">
              <w:rPr>
                <w:rFonts w:ascii="Times New Roman" w:hAnsi="Times New Roman"/>
                <w:sz w:val="20"/>
              </w:rPr>
              <w:t>промывка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) / Cleaning Methods (purging / steaming / flushing)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9A6970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Отбраковочная толщина, мм / Rejection thickness, mm 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6FCA43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Примеча</w:t>
            </w:r>
            <w:r w:rsidRPr="00AC44B9">
              <w:rPr>
                <w:rFonts w:ascii="Times New Roman" w:hAnsi="Times New Roman"/>
                <w:sz w:val="20"/>
              </w:rPr>
              <w:t>ние/ Remark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3655CF" w14:paraId="15240794" w14:textId="77777777" w:rsidTr="0038672B">
        <w:trPr>
          <w:trHeight w:val="2295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F4DA5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2B013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98991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F5027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29EC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102952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/ Pressure MPa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1F1D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047565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/ Pressure MPa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BC818E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ΔP% падение давления / ΔP% pressure loss </w:t>
            </w: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032D4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AE03C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922E2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9BFDB5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0FF23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28E19F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644690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F3C5D2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F8FC61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F6EF15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3EA3F1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</w:tr>
      <w:tr w:rsidR="003655CF" w14:paraId="3A8A124C" w14:textId="77777777" w:rsidTr="0038672B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386F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9EA10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472D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59DA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D244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6464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32DB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DC57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CFCA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4B89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ADF9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F553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4871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EE64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50DB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C93F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5BDE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2355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4DA7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EDAB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36</w:t>
            </w:r>
          </w:p>
        </w:tc>
      </w:tr>
      <w:tr w:rsidR="003655CF" w14:paraId="7E31D6F8" w14:textId="77777777" w:rsidTr="0038672B">
        <w:trPr>
          <w:trHeight w:val="81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ECC9B2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02949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087-FG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B</w:t>
            </w:r>
            <w:r w:rsidRPr="00AC44B9">
              <w:rPr>
                <w:rFonts w:ascii="Times New Roman" w:hAnsi="Times New Roman"/>
                <w:sz w:val="20"/>
              </w:rPr>
              <w:t>-0601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A75E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595EEE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BA5A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2EE5A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2D771C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3F4A9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0,14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1E098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615FFC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gases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AC006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97DED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D724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266EF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B5A0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39EB7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0B89D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B4449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B73663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AE20EC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5FA6FD0B" w14:textId="77777777" w:rsidTr="0038672B">
        <w:trPr>
          <w:trHeight w:val="81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10F51C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98075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087-FG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B</w:t>
            </w:r>
            <w:r w:rsidRPr="00AC44B9">
              <w:rPr>
                <w:rFonts w:ascii="Times New Roman" w:hAnsi="Times New Roman"/>
                <w:sz w:val="20"/>
              </w:rPr>
              <w:t>-060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5D879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278BB0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26C4F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6006E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F4F84D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E6608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0,14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125B5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45C2F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>gases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561CD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9DD93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A2329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7CE75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C3A58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B243B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DBF61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7C451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74604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1,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9F19A0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4E25E831" w14:textId="77777777" w:rsidTr="0038672B">
        <w:trPr>
          <w:trHeight w:val="81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467ABF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DFAC8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005-PA-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E9B6C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15583E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-0000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E71099" w14:textId="77777777" w:rsidR="003655CF" w:rsidRDefault="00000000">
            <w:pPr>
              <w:ind w:left="-108" w:right="-108"/>
              <w:jc w:val="center"/>
              <w:rPr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74A1C3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6E8A0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B3419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E7CCB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A47AC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/ 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7851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89271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AE24A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C0FF9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1A5DC3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ins w:id="78" w:author="SamartsevaSV" w:date="2024-06-20T10:49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ПВК/МПК (в т.ч. 5% PK/УЗК)</w:t>
              </w:r>
            </w:ins>
            <w:del w:id="79" w:author="SamartsevaSV" w:date="2024-06-20T10:49:00Z">
              <w:r w:rsidRPr="00B42DD3">
                <w:rPr>
                  <w:rFonts w:ascii="Times New Roman" w:hAnsi="Times New Roman"/>
                  <w:sz w:val="18"/>
                  <w:szCs w:val="18"/>
                  <w:shd w:val="clear" w:color="auto" w:fill="FFFFFF"/>
                </w:rPr>
                <w:delText>Согласно п</w:delText>
              </w:r>
              <w:r w:rsidRPr="00B42DD3">
                <w:rPr>
                  <w:rFonts w:ascii="Times New Roman" w:hAnsi="Times New Roman"/>
                  <w:sz w:val="18"/>
                  <w:szCs w:val="18"/>
                  <w:shd w:val="clear" w:color="auto" w:fill="FFFFFF"/>
                </w:rPr>
                <w:delText>. 12.3.2 ГОСТ 32569</w:delText>
              </w:r>
            </w:del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8BB8C4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3BF026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78BD7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08778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7BDD9FF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4E126F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1546A94E" w14:textId="77777777" w:rsidTr="0038672B">
        <w:trPr>
          <w:trHeight w:val="81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497EAA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8CFFF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44C07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992465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-0000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, 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161E51" w14:textId="77777777" w:rsidR="003655CF" w:rsidRDefault="00000000">
            <w:pPr>
              <w:ind w:left="-108" w:right="-108"/>
              <w:jc w:val="center"/>
              <w:rPr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95EB4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700B8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77739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99519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DD39B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  <w:t xml:space="preserve"> / 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FB421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238A3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7AC86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6728D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9722B0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ins w:id="80" w:author="SamartsevaSV" w:date="2024-06-20T10:50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ПВК/МПК (в т.ч</w:t>
              </w:r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. 5% PK/УЗК)</w:t>
              </w:r>
            </w:ins>
            <w:del w:id="81" w:author="SamartsevaSV" w:date="2024-06-20T10:50:00Z"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Согласно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  <w:rPrChange w:id="82" w:author="SamartsevaSV" w:date="2024-06-20T10:50:00Z">
                    <w:rPr>
                      <w:rFonts w:ascii="Times New Roman" w:hAnsi="Times New Roman"/>
                      <w:sz w:val="18"/>
                      <w:shd w:val="clear" w:color="auto" w:fill="FFFFFF"/>
                      <w:lang w:val="en-US"/>
                    </w:rPr>
                  </w:rPrChange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п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  <w:rPrChange w:id="83" w:author="SamartsevaSV" w:date="2024-06-20T10:50:00Z">
                    <w:rPr>
                      <w:rFonts w:ascii="Times New Roman" w:hAnsi="Times New Roman"/>
                      <w:sz w:val="18"/>
                      <w:shd w:val="clear" w:color="auto" w:fill="FFFFFF"/>
                      <w:lang w:val="en-US"/>
                    </w:rPr>
                  </w:rPrChange>
                </w:rPr>
                <w:delText>. 12.3.2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1A9E9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1F857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10F6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17B3A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1,0</w:t>
            </w:r>
          </w:p>
          <w:p w14:paraId="13552A4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1,0</w:t>
            </w:r>
          </w:p>
          <w:p w14:paraId="45448AC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718C3CE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2C09FAA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2,0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E1DF78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5BD7BF4C" w14:textId="77777777" w:rsidTr="0038672B">
        <w:trPr>
          <w:trHeight w:val="81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D9DD57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0D41C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A21E3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6E7F38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-00003, 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3739D" w14:textId="77777777" w:rsidR="003655CF" w:rsidRDefault="00000000">
            <w:pPr>
              <w:jc w:val="center"/>
              <w:rPr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4739EE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64EE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8CEB6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2F83D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E1BC8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</w:p>
          <w:p w14:paraId="72095BD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/ </w:t>
            </w:r>
          </w:p>
          <w:p w14:paraId="6C14D25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Non-combustible </w:t>
            </w:r>
          </w:p>
          <w:p w14:paraId="75D65D6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C9ED6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A4FF5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E4FA5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656D0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142B51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ins w:id="84" w:author="SamartsevaSV" w:date="2024-06-20T10:50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ПВК/МПК (в т.ч</w:t>
              </w:r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. 5% PK/УЗК)</w:t>
              </w:r>
            </w:ins>
            <w:del w:id="85" w:author="SamartsevaSV" w:date="2024-06-20T10:50:00Z"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Согласно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  <w:rPrChange w:id="86" w:author="SamartsevaSV" w:date="2024-06-20T10:50:00Z">
                    <w:rPr>
                      <w:rFonts w:ascii="Times New Roman" w:hAnsi="Times New Roman"/>
                      <w:sz w:val="18"/>
                      <w:shd w:val="clear" w:color="auto" w:fill="FFFFFF"/>
                      <w:lang w:val="en-US"/>
                    </w:rPr>
                  </w:rPrChange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п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  <w:rPrChange w:id="87" w:author="SamartsevaSV" w:date="2024-06-20T10:50:00Z">
                    <w:rPr>
                      <w:rFonts w:ascii="Times New Roman" w:hAnsi="Times New Roman"/>
                      <w:sz w:val="18"/>
                      <w:shd w:val="clear" w:color="auto" w:fill="FFFFFF"/>
                      <w:lang w:val="en-US"/>
                    </w:rPr>
                  </w:rPrChange>
                </w:rPr>
                <w:delText>. 12.3.2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CE756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79D17E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66C50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A0CFD7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525D71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01BD057B" w14:textId="77777777" w:rsidTr="0038672B">
        <w:trPr>
          <w:trHeight w:val="89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D29B33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98F68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3579D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8F47BB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F8DA1" w14:textId="77777777" w:rsidR="003655CF" w:rsidRDefault="00000000">
            <w:pPr>
              <w:jc w:val="center"/>
              <w:rPr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A911E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20E8D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92629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DD21C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66CBB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</w:p>
          <w:p w14:paraId="5BA1997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/ </w:t>
            </w:r>
          </w:p>
          <w:p w14:paraId="618A868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590B9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E926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408A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2D038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EE0EFE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ins w:id="88" w:author="SamartsevaSV" w:date="2024-06-20T10:50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ПВК/МПК (в т.ч. 5% PK/УЗК)</w:t>
              </w:r>
            </w:ins>
            <w:del w:id="89" w:author="SamartsevaSV" w:date="2024-06-20T10:50:00Z"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Согласно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  <w:rPrChange w:id="90" w:author="SamartsevaSV" w:date="2024-06-20T10:50:00Z">
                    <w:rPr>
                      <w:rFonts w:ascii="Times New Roman" w:hAnsi="Times New Roman"/>
                      <w:sz w:val="18"/>
                      <w:shd w:val="clear" w:color="auto" w:fill="FFFFFF"/>
                      <w:lang w:val="en-US"/>
                    </w:rPr>
                  </w:rPrChange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п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  <w:rPrChange w:id="91" w:author="SamartsevaSV" w:date="2024-06-20T10:50:00Z">
                    <w:rPr>
                      <w:rFonts w:ascii="Times New Roman" w:hAnsi="Times New Roman"/>
                      <w:sz w:val="18"/>
                      <w:shd w:val="clear" w:color="auto" w:fill="FFFFFF"/>
                      <w:lang w:val="en-US"/>
                    </w:rPr>
                  </w:rPrChange>
                </w:rPr>
                <w:delText>. 12.3.2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C1E6C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BF95E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E73D9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32FFA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85B6A8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5E4B24A5" w14:textId="77777777" w:rsidTr="0038672B">
        <w:trPr>
          <w:trHeight w:val="832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87E6DF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B0DE4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4C0C2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7C1800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1A94B" w14:textId="77777777" w:rsidR="003655CF" w:rsidRDefault="00000000">
            <w:pPr>
              <w:jc w:val="center"/>
              <w:rPr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B86E4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6C417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181C4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0132B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03AAC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</w:p>
          <w:p w14:paraId="0ABAE6A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/ </w:t>
            </w:r>
          </w:p>
          <w:p w14:paraId="3F2FC9D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5F454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F083A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F7DB5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55BA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B95250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ins w:id="92" w:author="SamartsevaSV" w:date="2024-06-20T10:50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ПВК/МПК (в т.ч. 5% PK/УЗК)</w:t>
              </w:r>
            </w:ins>
            <w:del w:id="93" w:author="SamartsevaSV" w:date="2024-06-20T10:50:00Z"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Согласно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п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</w:rPr>
                <w:delText>. 12.3.2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97863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053DA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1A2C5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230FA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1CF0B5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4C9FF0C0" w14:textId="77777777" w:rsidTr="0038672B">
        <w:trPr>
          <w:trHeight w:val="7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9C66E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CE206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BF1E2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F5E596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596B8" w14:textId="77777777" w:rsidR="003655CF" w:rsidRDefault="00000000">
            <w:pPr>
              <w:jc w:val="center"/>
              <w:rPr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23C18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C4F44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DAED4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CE89B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8572F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</w:p>
          <w:p w14:paraId="1D99416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/ </w:t>
            </w:r>
          </w:p>
          <w:p w14:paraId="1B6E0E8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3097F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43357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67532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ECC93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F12877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ins w:id="94" w:author="SamartsevaSV" w:date="2024-06-20T10:50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ПВК/МПК (в т.ч. 5% PK/УЗК)</w:t>
              </w:r>
            </w:ins>
            <w:del w:id="95" w:author="SamartsevaSV" w:date="2024-06-20T10:50:00Z"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Согласно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п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</w:rPr>
                <w:delText>. 12.3.2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AA280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CDB934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46F00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744610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B0D31D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2141261C" w14:textId="77777777" w:rsidTr="0038672B">
        <w:trPr>
          <w:trHeight w:val="54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E3E133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43272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4139B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50E132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C3DB1" w14:textId="77777777" w:rsidR="003655CF" w:rsidRDefault="00000000">
            <w:pPr>
              <w:jc w:val="center"/>
              <w:rPr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772F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42220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05EA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DC0D0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ECA6A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</w:p>
          <w:p w14:paraId="1FC217B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/</w:t>
            </w:r>
          </w:p>
          <w:p w14:paraId="74152A3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014C2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D4769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D5B49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7E518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0BBE15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ins w:id="96" w:author="SamartsevaSV" w:date="2024-06-20T10:50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</w:t>
              </w:r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МПК (в т.ч. 5% PK/УЗК)</w:t>
              </w:r>
            </w:ins>
            <w:del w:id="97" w:author="SamartsevaSV" w:date="2024-06-20T10:50:00Z"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Согласно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п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</w:rPr>
                <w:delText>. 12.3.2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87EB1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52CBC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60D69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14CF9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6BEBC8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5D941A94" w14:textId="77777777" w:rsidTr="0038672B">
        <w:trPr>
          <w:trHeight w:val="54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5FBA77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814D3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7BCC4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57F04B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A68CD" w14:textId="77777777" w:rsidR="003655CF" w:rsidRDefault="00000000">
            <w:pPr>
              <w:jc w:val="center"/>
              <w:rPr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836E7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31BDF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50CA4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6CC5D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EF481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</w:p>
          <w:p w14:paraId="68AD528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/ </w:t>
            </w:r>
          </w:p>
          <w:p w14:paraId="5C44CDE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9BF93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B4E58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D68CD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E5E64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C0FBC7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ins w:id="98" w:author="SamartsevaSV" w:date="2024-06-20T10:50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ПВК/МПК (в т.ч. 5% PK/УЗК)</w:t>
              </w:r>
            </w:ins>
            <w:del w:id="99" w:author="SamartsevaSV" w:date="2024-06-20T10:50:00Z"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Согласно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п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</w:rPr>
                <w:delText>. 12.3.2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87D90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9DFCA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F21FC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BA0D53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9E28E7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07BB7E2D" w14:textId="77777777" w:rsidTr="0038672B">
        <w:trPr>
          <w:trHeight w:val="54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CC98DA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10AB0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7EF2F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3C582E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FC41E" w14:textId="77777777" w:rsidR="003655CF" w:rsidRDefault="00000000">
            <w:pPr>
              <w:jc w:val="center"/>
              <w:rPr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E3597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ECD8C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45A90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73589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1ACF9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</w:p>
          <w:p w14:paraId="409B47F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/ </w:t>
            </w:r>
          </w:p>
          <w:p w14:paraId="2024ED0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A7048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64C19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2EFC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59B4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3DC66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ins w:id="100" w:author="SamartsevaSV" w:date="2024-06-20T10:50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ПВК/МПК (в т.ч. 5% PK/УЗК)</w:t>
              </w:r>
            </w:ins>
            <w:del w:id="101" w:author="SamartsevaSV" w:date="2024-06-20T10:50:00Z"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Согласно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п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</w:rPr>
                <w:delText>. 12.3.2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DAFF7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871380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41A3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6DE460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DF2C83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</w:tbl>
    <w:p w14:paraId="3EE43CFE" w14:textId="77777777" w:rsidR="003655CF" w:rsidRDefault="003655CF"/>
    <w:tbl>
      <w:tblPr>
        <w:tblpPr w:leftFromText="180" w:rightFromText="180" w:vertAnchor="page" w:horzAnchor="margin" w:tblpX="108" w:tblpY="409"/>
        <w:tblW w:w="22255" w:type="dxa"/>
        <w:tblLayout w:type="fixed"/>
        <w:tblLook w:val="04A0" w:firstRow="1" w:lastRow="0" w:firstColumn="1" w:lastColumn="0" w:noHBand="0" w:noVBand="1"/>
      </w:tblPr>
      <w:tblGrid>
        <w:gridCol w:w="709"/>
        <w:gridCol w:w="675"/>
        <w:gridCol w:w="851"/>
        <w:gridCol w:w="1134"/>
        <w:gridCol w:w="1417"/>
        <w:gridCol w:w="2018"/>
        <w:gridCol w:w="851"/>
        <w:gridCol w:w="1701"/>
        <w:gridCol w:w="1843"/>
        <w:gridCol w:w="1275"/>
        <w:gridCol w:w="1276"/>
        <w:gridCol w:w="1276"/>
        <w:gridCol w:w="1417"/>
        <w:gridCol w:w="1418"/>
        <w:gridCol w:w="1276"/>
        <w:gridCol w:w="1417"/>
        <w:gridCol w:w="992"/>
        <w:gridCol w:w="709"/>
      </w:tblGrid>
      <w:tr w:rsidR="003655CF" w14:paraId="73FE724D" w14:textId="77777777" w:rsidTr="008F6111">
        <w:trPr>
          <w:trHeight w:val="953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4C26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lastRenderedPageBreak/>
              <w:t xml:space="preserve">Изм./ Rev. </w:t>
            </w:r>
          </w:p>
        </w:tc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2A2B30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Номинальный диаметр DN, мм / Nominal diameter DN, mm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6B9C8B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Номер линии / Line No.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055D36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Материал / Material  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79C9FE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Прибавка на коррозию, мм</w:t>
            </w:r>
            <w:r w:rsidRPr="00AC44B9">
              <w:rPr>
                <w:rFonts w:ascii="Times New Roman" w:hAnsi="Times New Roman"/>
                <w:sz w:val="20"/>
              </w:rPr>
              <w:t xml:space="preserve">/ Corrosion Allowance, mm </w:t>
            </w:r>
          </w:p>
        </w:tc>
        <w:tc>
          <w:tcPr>
            <w:tcW w:w="20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EAEB68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F9C7A6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Фазовое состояние / Phase (L/G/S) 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0D82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Расположение / Location 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E41FB8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Диаметр х толщина стенки, мм/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>Diameter x wall thickness, mm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A76C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Рабочие условия / Operational conditions 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C88B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Расчетные условия</w:t>
            </w:r>
            <w:r w:rsidRPr="00AC44B9">
              <w:rPr>
                <w:rFonts w:ascii="Times New Roman" w:hAnsi="Times New Roman"/>
                <w:sz w:val="20"/>
              </w:rPr>
              <w:t xml:space="preserve"> / Calculated conditions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366949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Класс давления. Условное Давление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Pressure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rating</w:t>
            </w:r>
            <w:r w:rsidRPr="00AC44B9">
              <w:rPr>
                <w:rFonts w:ascii="Times New Roman" w:hAnsi="Times New Roman"/>
                <w:sz w:val="20"/>
              </w:rPr>
              <w:t xml:space="preserve">.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Nominal Pressure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EA40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Изоляция / Insulation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6C80F4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Тип обогрева / Heating type  </w:t>
            </w:r>
          </w:p>
        </w:tc>
      </w:tr>
      <w:tr w:rsidR="003655CF" w14:paraId="5E53EB6A" w14:textId="77777777" w:rsidTr="008C1EE6">
        <w:trPr>
          <w:trHeight w:val="2295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3E2A5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6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A925C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D92A9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042EC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A4364B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C3BDEC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5A0F68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50DC84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От / From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CC7ECF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К / To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DA4534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C9D995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(изб.) / Pressure, MPa (gauge)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510299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Температура, ºС / Temperature, ºС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819872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(изб.) / Pressure, MPa (gauge)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662236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Температура, ºС / Temperature, ºС 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F51084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D87799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Назначение изоляции / Insulation purpose 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1503D0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Толщина, мм</w:t>
            </w:r>
            <w:r w:rsidRPr="00AC44B9">
              <w:rPr>
                <w:rFonts w:ascii="Times New Roman" w:hAnsi="Times New Roman"/>
                <w:sz w:val="20"/>
              </w:rPr>
              <w:t xml:space="preserve"> / Thickness, mm 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2A8D5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</w:tr>
      <w:tr w:rsidR="003655CF" w14:paraId="092CE285" w14:textId="77777777" w:rsidTr="008C1EE6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266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E63D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9F29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BAA5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2F3F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6508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D1AC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9DB5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FE97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CBD7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E723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1D52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BBD3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7DF9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8BB0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BF75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C07B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FD14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18</w:t>
            </w:r>
          </w:p>
        </w:tc>
      </w:tr>
      <w:tr w:rsidR="003655CF" w14:paraId="6EF4FB5F" w14:textId="77777777" w:rsidTr="008C1EE6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FACB9B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61B12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</w:p>
          <w:p w14:paraId="4FD5253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00995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07CF4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A8093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75AFA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0C0D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528E6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Трубопровода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Piping </w:t>
            </w:r>
          </w:p>
          <w:p w14:paraId="682F171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965E64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Фильтр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ам</w:t>
            </w:r>
          </w:p>
          <w:p w14:paraId="30B01EA3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087-STR-002A, </w:t>
            </w:r>
          </w:p>
          <w:p w14:paraId="6F9413E0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087-STR-002B / </w:t>
            </w:r>
          </w:p>
          <w:p w14:paraId="1ECB6F3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Filters</w:t>
            </w:r>
          </w:p>
          <w:p w14:paraId="7D7647C0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087-STR-002A,</w:t>
            </w:r>
          </w:p>
          <w:p w14:paraId="3DAB887C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 087-STR-002B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9FE11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25х3,0</w:t>
            </w:r>
          </w:p>
          <w:p w14:paraId="288A828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BF1D6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0,6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D7215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750F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5AC4D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70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3E382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D3E6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4F060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A6040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48EE3B9E" w14:textId="77777777" w:rsidTr="008C1EE6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5C5742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8C609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</w:p>
          <w:p w14:paraId="70630E2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229A9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91D4D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9F469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6342A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00F06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12D924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Фильтров</w:t>
            </w:r>
          </w:p>
          <w:p w14:paraId="3320DF05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087-STR-002A, </w:t>
            </w:r>
          </w:p>
          <w:p w14:paraId="0F188B5A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087-STR-002B / </w:t>
            </w:r>
          </w:p>
          <w:p w14:paraId="3BA6A894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Filters</w:t>
            </w:r>
          </w:p>
          <w:p w14:paraId="039E080A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087-STR-002A,</w:t>
            </w:r>
          </w:p>
          <w:p w14:paraId="60A72C0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087-STR-002B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51759F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Панели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bCs/>
                <w:sz w:val="18"/>
                <w:szCs w:val="18"/>
              </w:rPr>
              <w:t>розжига</w:t>
            </w:r>
          </w:p>
          <w:p w14:paraId="3819FD26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087-U</w:t>
            </w: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-001 / </w:t>
            </w:r>
          </w:p>
          <w:p w14:paraId="581170F9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 xml:space="preserve">Ignition panel </w:t>
            </w:r>
          </w:p>
          <w:p w14:paraId="3027D5F4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szCs w:val="18"/>
                <w:lang w:val="en-US"/>
              </w:rPr>
              <w:t>087-U-001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47AEC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25х3,0</w:t>
            </w:r>
          </w:p>
          <w:p w14:paraId="700910E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D9B35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0,6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1666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30CF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4F70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70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D5DAA0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311B7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F7A14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34D6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74FE696C" w14:textId="77777777" w:rsidTr="008C1EE6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720140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A6E0D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330BB9C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E2A07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005-IA-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32F6A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C72E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41D24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Воздух КИПиА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Instrument air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2CC20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1BCD3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Границы установки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Battery limits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9CDF45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 xml:space="preserve">Арматуре  </w:t>
            </w:r>
          </w:p>
          <w:p w14:paraId="082E498E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0008 / Fitting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 </w:t>
            </w:r>
          </w:p>
          <w:p w14:paraId="72C87B9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0008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393F3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  <w:p w14:paraId="7F3C182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772F7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65A58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CF59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B6031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70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A03D8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6621A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264FA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C970F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1FDBA78B" w14:textId="77777777" w:rsidTr="008C1EE6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1F43F3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7EBAE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15</w:t>
            </w:r>
          </w:p>
          <w:p w14:paraId="11D468B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20</w:t>
            </w:r>
          </w:p>
          <w:p w14:paraId="1CC2DF1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7AF4892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123EB8A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3E683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087-IA-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2FAF8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6DFA2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228CD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Воздух КИПиА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Instrument air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82432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567B8C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 xml:space="preserve">Арматуры </w:t>
            </w:r>
          </w:p>
          <w:p w14:paraId="4ACE5791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0008 / Fitting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  <w:p w14:paraId="690227D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0008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C090D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Оборудование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факельной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установки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титула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12460 / </w:t>
            </w:r>
            <w:r w:rsidRPr="00AC44B9">
              <w:rPr>
                <w:rFonts w:ascii="Times New Roman" w:hAnsi="Times New Roman"/>
                <w:bCs/>
                <w:sz w:val="18"/>
                <w:lang w:val="en-US"/>
              </w:rPr>
              <w:t>Equipment of the flare unit of title 12460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8096F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18</w:t>
            </w:r>
            <w:r w:rsidRPr="00AC44B9">
              <w:rPr>
                <w:rFonts w:ascii="Times New Roman" w:hAnsi="Times New Roman"/>
                <w:sz w:val="20"/>
              </w:rPr>
              <w:t xml:space="preserve"> х3,0</w:t>
            </w:r>
          </w:p>
          <w:p w14:paraId="602C50E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25х3,0</w:t>
            </w:r>
          </w:p>
          <w:p w14:paraId="1F29941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  <w:p w14:paraId="19228B8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  <w:p w14:paraId="5D4E64DF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108х4,0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80A1C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5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0,8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CAC57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6BB0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41CFF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70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D4EB9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5EA8B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7A67E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F15F2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1AE394B6" w14:textId="77777777" w:rsidTr="008C1EE6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B75391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0DB3D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74BA55D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7B0AA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005-LI-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551093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6991B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073FA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Азот НД 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4621589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LP Nitrogen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503C7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2BC5F9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Границы установки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Battery limits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568BCA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 xml:space="preserve">Арматуре  </w:t>
            </w:r>
          </w:p>
          <w:p w14:paraId="663DB646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00</w:t>
            </w:r>
            <w:r w:rsidRPr="00AC44B9">
              <w:rPr>
                <w:rFonts w:ascii="Times New Roman" w:hAnsi="Times New Roman"/>
                <w:bCs/>
                <w:sz w:val="20"/>
              </w:rPr>
              <w:t>12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/ Fitting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 </w:t>
            </w:r>
          </w:p>
          <w:p w14:paraId="688678D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00</w:t>
            </w:r>
            <w:r w:rsidRPr="00AC44B9">
              <w:rPr>
                <w:rFonts w:ascii="Times New Roman" w:hAnsi="Times New Roman"/>
                <w:bCs/>
                <w:sz w:val="20"/>
              </w:rPr>
              <w:t>12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D7A38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  <w:p w14:paraId="30A96BC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9977A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9130B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7BD7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FC734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70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EED4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41235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F4BD8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18D65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21BB360F" w14:textId="77777777" w:rsidTr="008C1EE6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CCBA26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0E07D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20</w:t>
            </w:r>
          </w:p>
          <w:p w14:paraId="594F9A3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5DDD465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0CDF6CB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597EE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66D52F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0D67C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53394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Азот НД 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66CA0A20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LP Nitrogen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F34EA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1D657C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 xml:space="preserve">Арматуры </w:t>
            </w:r>
          </w:p>
          <w:p w14:paraId="56CB39F6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00</w:t>
            </w:r>
            <w:r w:rsidRPr="00AC44B9">
              <w:rPr>
                <w:rFonts w:ascii="Times New Roman" w:hAnsi="Times New Roman"/>
                <w:bCs/>
                <w:sz w:val="20"/>
              </w:rPr>
              <w:t>12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/ Fitting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 </w:t>
            </w:r>
          </w:p>
          <w:p w14:paraId="4D7B6C2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00</w:t>
            </w:r>
            <w:r w:rsidRPr="00AC44B9">
              <w:rPr>
                <w:rFonts w:ascii="Times New Roman" w:hAnsi="Times New Roman"/>
                <w:bCs/>
                <w:sz w:val="20"/>
              </w:rPr>
              <w:t>12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F01F0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Оборудование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факельной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установки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титула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12460 / </w:t>
            </w:r>
            <w:r w:rsidRPr="00AC44B9">
              <w:rPr>
                <w:rFonts w:ascii="Times New Roman" w:hAnsi="Times New Roman"/>
                <w:bCs/>
                <w:sz w:val="18"/>
                <w:lang w:val="en-US"/>
              </w:rPr>
              <w:t>Equipment of the flare unit of title 12460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E4399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25х3,0</w:t>
            </w:r>
          </w:p>
          <w:p w14:paraId="6E82706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  <w:p w14:paraId="1D20219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  <w:p w14:paraId="74B5CB50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108х4,0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45A90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718FC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A5042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9E388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70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EC128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906DD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D2709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359C5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0AA9A1B2" w14:textId="77777777" w:rsidTr="008C1EE6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159460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E9DFD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3C56E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FA18F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45AE2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37321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Азот НД 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2E8A467F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LP Nitrogen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BF465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F92C2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Трубопровода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Piping </w:t>
            </w:r>
          </w:p>
          <w:p w14:paraId="37208E4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FEB15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Лимитной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шайбе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087-SPI-004A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Restriction orifice 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087-SPI-004A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E5A933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98E0A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EFE37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6939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89D52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70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C2772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62126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6896D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7084F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384FCCCB" w14:textId="77777777" w:rsidTr="008C1EE6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ACD25A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0E926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1231E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10901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752FF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BD7CC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Азот НД 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7069CA84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LP Nitrogen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8B286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9AF52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Трубопровода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Piping </w:t>
            </w:r>
          </w:p>
          <w:p w14:paraId="61BCAAC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F119B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Лимитной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шайбе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087-SPI-004B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Restriction orifice 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087-SPI-004B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477DE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27593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95629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4717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B1623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70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124B46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DE8E1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E54D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09640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56367368" w14:textId="77777777" w:rsidTr="008C1EE6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705692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B5FC2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981BB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6C45B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BBA8E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4C099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Азот НД 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3C1A1930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LP Nitrogen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52D2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E27F3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Трубопровода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Piping </w:t>
            </w:r>
          </w:p>
          <w:p w14:paraId="743774D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937DE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Энергопосту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4130ED21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US-01 / Utility </w:t>
            </w:r>
          </w:p>
          <w:p w14:paraId="0D05EEA5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station US-01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A0F9BF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99EB0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D95E4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3A11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8BA2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70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1AB4E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9BAF8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A8C5A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B4413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1CD95DFD" w14:textId="77777777" w:rsidTr="008C1EE6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F63EDE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D6753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15</w:t>
            </w:r>
          </w:p>
          <w:p w14:paraId="645B52B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80120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3FE26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DD065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494D0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Азот НД 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781C4D4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LP Nitrogen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CD407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2EB40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Трубопровода 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Piping </w:t>
            </w:r>
          </w:p>
          <w:p w14:paraId="53BD3D3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E17A0A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6"/>
                <w:sz w:val="20"/>
              </w:rPr>
              <w:t>Энергопосту</w:t>
            </w:r>
            <w:r w:rsidRPr="00AC44B9">
              <w:rPr>
                <w:rFonts w:ascii="Times New Roman" w:eastAsia="Calibri" w:hAnsi="Times New Roman"/>
                <w:bCs/>
                <w:spacing w:val="-6"/>
                <w:sz w:val="20"/>
                <w:lang w:val="en-US"/>
              </w:rPr>
              <w:t xml:space="preserve"> US-02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,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анализаторам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>
              <w:rPr>
                <w:rFonts w:ascii="Times New Roman" w:eastAsia="Calibri" w:hAnsi="Times New Roman"/>
                <w:bCs/>
                <w:sz w:val="20"/>
                <w:lang w:val="en-US"/>
              </w:rPr>
              <w:br/>
            </w:r>
            <w:r w:rsidRPr="00AC44B9">
              <w:rPr>
                <w:rFonts w:ascii="Times New Roman" w:eastAsia="Calibri" w:hAnsi="Times New Roman"/>
                <w:bCs/>
                <w:spacing w:val="-2"/>
                <w:sz w:val="20"/>
                <w:lang w:val="en-US"/>
              </w:rPr>
              <w:t>087-AL-0601, 0602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/ </w:t>
            </w:r>
            <w:r w:rsidRPr="00AC44B9">
              <w:rPr>
                <w:rFonts w:ascii="Times New Roman" w:eastAsia="Calibri" w:hAnsi="Times New Roman"/>
                <w:bCs/>
                <w:spacing w:val="-5"/>
                <w:sz w:val="20"/>
                <w:lang w:val="en-US"/>
              </w:rPr>
              <w:t>Utility station US-02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, analyzers </w:t>
            </w:r>
            <w:r>
              <w:rPr>
                <w:rFonts w:ascii="Times New Roman" w:eastAsia="Calibri" w:hAnsi="Times New Roman"/>
                <w:bCs/>
                <w:sz w:val="20"/>
                <w:lang w:val="en-US"/>
              </w:rPr>
              <w:br/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087-AL-0601, 0602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13810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18</w:t>
            </w:r>
            <w:r w:rsidRPr="00AC44B9">
              <w:rPr>
                <w:rFonts w:ascii="Times New Roman" w:hAnsi="Times New Roman"/>
                <w:sz w:val="20"/>
              </w:rPr>
              <w:t>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3,0</w:t>
            </w:r>
          </w:p>
          <w:p w14:paraId="7D4B1BD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57</w:t>
            </w:r>
            <w:r w:rsidRPr="00AC44B9">
              <w:rPr>
                <w:rFonts w:ascii="Times New Roman" w:hAnsi="Times New Roman"/>
                <w:sz w:val="20"/>
              </w:rPr>
              <w:t>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765C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0,9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87CA4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Окр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. 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7B08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1,3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EB0CD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-39/ 70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598FD7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F01A3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AE4D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9A91D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</w:tbl>
    <w:p w14:paraId="59F782EF" w14:textId="77777777" w:rsidR="003655CF" w:rsidRDefault="003655CF">
      <w:pPr>
        <w:rPr>
          <w:vanish/>
          <w:lang w:val="en-US"/>
        </w:rPr>
      </w:pPr>
    </w:p>
    <w:tbl>
      <w:tblPr>
        <w:tblW w:w="222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709"/>
        <w:gridCol w:w="850"/>
        <w:gridCol w:w="1134"/>
        <w:gridCol w:w="1418"/>
        <w:gridCol w:w="1134"/>
        <w:gridCol w:w="1417"/>
        <w:gridCol w:w="1134"/>
        <w:gridCol w:w="993"/>
        <w:gridCol w:w="1559"/>
        <w:gridCol w:w="1134"/>
        <w:gridCol w:w="1276"/>
        <w:gridCol w:w="850"/>
        <w:gridCol w:w="1134"/>
        <w:gridCol w:w="1134"/>
        <w:gridCol w:w="992"/>
        <w:gridCol w:w="1134"/>
        <w:gridCol w:w="1134"/>
        <w:gridCol w:w="851"/>
        <w:gridCol w:w="1559"/>
      </w:tblGrid>
      <w:tr w:rsidR="003655CF" w14:paraId="1C337749" w14:textId="77777777" w:rsidTr="0038672B">
        <w:trPr>
          <w:trHeight w:val="1080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6E45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Изм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./ Rev.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1539FF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Номер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линии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Line No. 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2BF0C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Термообработка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сварных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швов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Post Weld Heat Treatment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0C1421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№  монтажно-технологической схемы / P&amp;ID No.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2060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Испытания на прочность и плотность</w:t>
            </w:r>
            <w:r w:rsidRPr="00AC44B9">
              <w:rPr>
                <w:rFonts w:ascii="Times New Roman" w:hAnsi="Times New Roman"/>
                <w:sz w:val="20"/>
              </w:rPr>
              <w:t xml:space="preserve"> / Strength Tests  </w:t>
            </w: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B7D72C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Дополнительное испытание на герметичность / Leakage Test  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6A87C3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Горючесть/воспламеняемость (в соответствии с ГОСТ 12.1.044-89)и / Combustibility / flammability (according to GOST 12.1.044-89)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8B2B1A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Класс опасности среды (в соответствии с ГОСТ</w:t>
            </w:r>
            <w:r w:rsidRPr="00AC44B9">
              <w:rPr>
                <w:rFonts w:ascii="Times New Roman" w:hAnsi="Times New Roman"/>
                <w:sz w:val="20"/>
              </w:rPr>
              <w:t xml:space="preserve"> 12.1.007-76) / Medium hazard class (according to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GOST 12.1.007-76)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A566C2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Категория и группа трубопровода по ГОСТ 32569-2013 / Pipeline Group and category according to </w:t>
            </w:r>
            <w:r>
              <w:rPr>
                <w:rFonts w:ascii="Times New Roman" w:hAnsi="Times New Roman"/>
                <w:sz w:val="20"/>
                <w:lang w:val="en-US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GOST 32569-2013) 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07FB9C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Группа среды по ТР ТС 032/2013 / Fluid Group according TR CU 032/2013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F070E8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Категория трубопровода по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ТР ТС 032/2013 / Pipeline Category according TR CU 032/2013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CC598A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Неразрушающий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контроль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сварных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швов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, % / Nondestructive welding joints control %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37E1FC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Объём стилоскопирования сварных швов, % / PMI, % of welds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895D85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линия / Critical Line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799E45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Методы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очистки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(</w:t>
            </w:r>
            <w:r w:rsidRPr="00AC44B9">
              <w:rPr>
                <w:rFonts w:ascii="Times New Roman" w:hAnsi="Times New Roman"/>
                <w:sz w:val="20"/>
              </w:rPr>
              <w:t>продувка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</w:t>
            </w:r>
            <w:r w:rsidRPr="00AC44B9">
              <w:rPr>
                <w:rFonts w:ascii="Times New Roman" w:hAnsi="Times New Roman"/>
                <w:sz w:val="20"/>
              </w:rPr>
              <w:t>пропарка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</w:t>
            </w:r>
            <w:r w:rsidRPr="00AC44B9">
              <w:rPr>
                <w:rFonts w:ascii="Times New Roman" w:hAnsi="Times New Roman"/>
                <w:sz w:val="20"/>
              </w:rPr>
              <w:t>промывка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) / Cleaning Methods (purging / steaming / flushing)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5D9A9C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Отбраковочная толщина, мм / Rejection thickness, mm 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A54399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Примеча</w:t>
            </w:r>
            <w:r w:rsidRPr="00AC44B9">
              <w:rPr>
                <w:rFonts w:ascii="Times New Roman" w:hAnsi="Times New Roman"/>
                <w:sz w:val="20"/>
              </w:rPr>
              <w:t>ние/ Remark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3655CF" w14:paraId="5745C439" w14:textId="77777777" w:rsidTr="0038672B">
        <w:trPr>
          <w:trHeight w:val="2295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3DBEB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8D39C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AF0A6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ED624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9E1A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4A2441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/ Pressure MPa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C102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FA5BA6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/ Pressure MPa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3EC1D3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ΔP% падение давления / ΔP% pressure loss </w:t>
            </w: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A8CB1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452D8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AFB90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21AE03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1D75BD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3ACCE6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D342FC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BD968F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45E40E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4AF3E3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7AF640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</w:tr>
      <w:tr w:rsidR="003655CF" w14:paraId="1152E8F2" w14:textId="77777777" w:rsidTr="0038672B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5A9C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CF26C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FD1A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AA4F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7AC0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EDAD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E253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6E19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9F8B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72C3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737F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B6C6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A8B8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87BC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1A6A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376A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C268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E1F7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A1B0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CC79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36</w:t>
            </w:r>
          </w:p>
        </w:tc>
      </w:tr>
      <w:tr w:rsidR="003655CF" w14:paraId="45C95D4A" w14:textId="77777777" w:rsidTr="0038672B">
        <w:trPr>
          <w:trHeight w:val="81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BF38CC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F2BC6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1C00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A006B6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E42DE" w14:textId="77777777" w:rsidR="003655CF" w:rsidRDefault="00000000">
            <w:pPr>
              <w:jc w:val="center"/>
              <w:rPr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C814D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D36B6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CCB6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3041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E15EA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</w:p>
          <w:p w14:paraId="2DF99E5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/ </w:t>
            </w:r>
          </w:p>
          <w:p w14:paraId="5C3B34E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68A96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38A6F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695E6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57F3C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3103E0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ins w:id="102" w:author="SamartsevaSV" w:date="2024-06-20T10:50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ПВК/МПК (в т.ч. 5% PK/УЗК)</w:t>
              </w:r>
            </w:ins>
            <w:del w:id="103" w:author="SamartsevaSV" w:date="2024-06-20T10:50:00Z"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Согласно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п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</w:rPr>
                <w:delText>. 12.3.2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6E5A4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8A2E9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29ED5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82C29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1,0</w:t>
            </w:r>
          </w:p>
          <w:p w14:paraId="537056E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C398CB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3C69B764" w14:textId="77777777" w:rsidTr="0038672B">
        <w:trPr>
          <w:trHeight w:val="69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0CCCE7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1D9EC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-PA-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60D82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509820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8BC31" w14:textId="77777777" w:rsidR="003655CF" w:rsidRDefault="00000000">
            <w:pPr>
              <w:jc w:val="center"/>
              <w:rPr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88A953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D4A30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7E2CA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8349C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B2F61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</w:p>
          <w:p w14:paraId="3C98C30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/ </w:t>
            </w:r>
          </w:p>
          <w:p w14:paraId="4B7EAD1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C4665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96D68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B1828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E8CAA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B28A09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ins w:id="104" w:author="SamartsevaSV" w:date="2024-06-20T10:51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ПВК/МПК (в т.ч. 5% PK/УЗК)</w:t>
              </w:r>
            </w:ins>
            <w:del w:id="105" w:author="SamartsevaSV" w:date="2024-06-20T10:51:00Z"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Согласно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п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</w:rPr>
                <w:delText>. 12.3.2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66454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7D602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DDC4E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D8AA5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1,0</w:t>
            </w:r>
          </w:p>
          <w:p w14:paraId="670C8BB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582AAA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6A802CFA" w14:textId="77777777" w:rsidTr="0038672B">
        <w:trPr>
          <w:trHeight w:val="71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AD45EE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6083B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005-IA-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8FB0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B36B06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DAE74" w14:textId="77777777" w:rsidR="003655CF" w:rsidRDefault="00000000">
            <w:pPr>
              <w:jc w:val="center"/>
              <w:rPr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BA79E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E42E2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B325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57C31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E3669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Негорючее</w:t>
            </w:r>
          </w:p>
          <w:p w14:paraId="42E3EC5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/ </w:t>
            </w:r>
          </w:p>
          <w:p w14:paraId="3CEEFA5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066D3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98A4C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F56EC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7D35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44F0E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ins w:id="106" w:author="SamartsevaSV" w:date="2024-06-20T10:51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ПВК/МПК (в т.ч. 5% PK/УЗК)</w:t>
              </w:r>
            </w:ins>
            <w:del w:id="107" w:author="SamartsevaSV" w:date="2024-06-20T10:51:00Z"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Согласно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п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</w:rPr>
                <w:delText>. 12.3.2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39B5B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FDCB7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7413E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2BBC0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43D8A30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F3C2AC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6AD9CD58" w14:textId="77777777" w:rsidTr="0038672B">
        <w:trPr>
          <w:trHeight w:val="86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4A739F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427DD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087-IA-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E199B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D2AC57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-0000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2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, 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00003, 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2A5B8C" w14:textId="77777777" w:rsidR="003655CF" w:rsidRDefault="00000000">
            <w:pPr>
              <w:jc w:val="center"/>
              <w:rPr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06F0D0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51253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D9E0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742D5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FD12D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</w:p>
          <w:p w14:paraId="24C7A11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/ </w:t>
            </w:r>
          </w:p>
          <w:p w14:paraId="197B959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25CDF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5A707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995DD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B3094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7DDC1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ins w:id="108" w:author="SamartsevaSV" w:date="2024-06-20T10:51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 xml:space="preserve">10% </w:t>
              </w:r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ПВК/МПК (в т.ч. 5% PK/УЗК)</w:t>
              </w:r>
            </w:ins>
            <w:del w:id="109" w:author="SamartsevaSV" w:date="2024-06-20T10:51:00Z"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Согласно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п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</w:rPr>
                <w:delText>. 12.3.2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8323B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FDB47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02022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19EE8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1,0</w:t>
            </w:r>
          </w:p>
          <w:p w14:paraId="02E0B91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1,0</w:t>
            </w:r>
          </w:p>
          <w:p w14:paraId="022A61F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2EFDA8D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5443E61E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2,0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DFFC2B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6680BE51" w14:textId="77777777" w:rsidTr="0038672B">
        <w:trPr>
          <w:trHeight w:val="66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A78D00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D8FF5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005-LI-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C9356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28743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-0000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DBDCE7" w14:textId="77777777" w:rsidR="003655CF" w:rsidRDefault="00000000">
            <w:pPr>
              <w:jc w:val="center"/>
              <w:rPr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B628F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1,859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D60A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82718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4A0B5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A2E3A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</w:p>
          <w:p w14:paraId="4905251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/ </w:t>
            </w:r>
          </w:p>
          <w:p w14:paraId="656D850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953FE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C22D8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598A5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D97A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4EDBC6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ins w:id="110" w:author="SamartsevaSV" w:date="2024-06-20T10:51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ПВК/МПК (в т.ч. 5% PK/УЗК)</w:t>
              </w:r>
            </w:ins>
            <w:del w:id="111" w:author="SamartsevaSV" w:date="2024-06-20T10:51:00Z"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Согласно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п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</w:rPr>
                <w:delText>. 12.3.2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1FE1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8CA26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3FF7A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0D9E0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25739DB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76AABB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33BA4C6A" w14:textId="77777777" w:rsidTr="0038672B">
        <w:trPr>
          <w:trHeight w:val="82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122953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C857A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D871D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9552C1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-00002, 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946852" w14:textId="77777777" w:rsidR="003655CF" w:rsidRDefault="00000000">
            <w:pPr>
              <w:jc w:val="center"/>
              <w:rPr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72B9BA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1,859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4BE74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F4F01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BF6B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24288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</w:p>
          <w:p w14:paraId="6334051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/ </w:t>
            </w:r>
          </w:p>
          <w:p w14:paraId="5DB4C7E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64FDB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65724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DDD4C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37A42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2A87F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ins w:id="112" w:author="SamartsevaSV" w:date="2024-06-20T10:51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ПВК/МПК (в т.ч</w:t>
              </w:r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. 5% PK/УЗК)</w:t>
              </w:r>
            </w:ins>
            <w:del w:id="113" w:author="SamartsevaSV" w:date="2024-06-20T10:51:00Z"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Согласно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п</w:delText>
              </w:r>
              <w:r w:rsidRPr="00B42DD3">
                <w:rPr>
                  <w:rFonts w:ascii="Times New Roman" w:hAnsi="Times New Roman"/>
                  <w:sz w:val="18"/>
                  <w:shd w:val="clear" w:color="auto" w:fill="FFFFFF"/>
                </w:rPr>
                <w:delText>. 12.3.2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26C8B6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EA6E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862CB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6E037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1,0</w:t>
            </w:r>
          </w:p>
          <w:p w14:paraId="208761F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04C61EF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3F9FBD1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2,0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259B0E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2BD92A19" w14:textId="77777777" w:rsidTr="0038672B">
        <w:trPr>
          <w:trHeight w:val="73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1260BE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16118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AAF38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C940C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877B0" w14:textId="77777777" w:rsidR="003655CF" w:rsidRDefault="00000000">
            <w:pPr>
              <w:jc w:val="center"/>
              <w:rPr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7460EC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1,859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B70A3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108B1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B4F5C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44C56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</w:p>
          <w:p w14:paraId="5D54F30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/</w:t>
            </w:r>
          </w:p>
          <w:p w14:paraId="1EFC36C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CD2A1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D53D2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97D7D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40F2E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B37BE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ins w:id="114" w:author="SamartsevaSV" w:date="2024-06-20T10:51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ПВК/МПК (в т.ч. 5% PK/УЗК)</w:t>
              </w:r>
            </w:ins>
            <w:del w:id="115" w:author="SamartsevaSV" w:date="2024-06-20T10:51:00Z"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>Согласно</w:delText>
              </w:r>
              <w:r w:rsidRPr="00B42DD3">
                <w:rPr>
                  <w:rFonts w:ascii="Times New Roman" w:hAnsi="Times New Roman"/>
                  <w:sz w:val="20"/>
                  <w:shd w:val="clear" w:color="auto" w:fill="FFFFFF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>п</w:delText>
              </w:r>
              <w:r w:rsidRPr="00B42DD3">
                <w:rPr>
                  <w:rFonts w:ascii="Times New Roman" w:hAnsi="Times New Roman"/>
                  <w:sz w:val="20"/>
                  <w:shd w:val="clear" w:color="auto" w:fill="FFFFFF"/>
                </w:rPr>
                <w:delText>. 12.3.2</w:delText>
              </w:r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55403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4E40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FD0B2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A1C7D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7D23F5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636283F1" w14:textId="77777777" w:rsidTr="0038672B">
        <w:trPr>
          <w:trHeight w:val="832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30CE7C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6E36D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3C025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31E0A0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335FC" w14:textId="77777777" w:rsidR="003655CF" w:rsidRDefault="00000000">
            <w:pPr>
              <w:jc w:val="center"/>
              <w:rPr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BAF8EA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1,859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EBDFE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FA8CC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F748B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AD0F8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</w:p>
          <w:p w14:paraId="5339D50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/ </w:t>
            </w:r>
          </w:p>
          <w:p w14:paraId="6CAF759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3E22B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C623F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5D922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BC54C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0C5C9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ins w:id="116" w:author="SamartsevaSV" w:date="2024-06-20T10:51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</w:t>
              </w:r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МПК (в т.ч. 5% PK/УЗК)</w:t>
              </w:r>
            </w:ins>
            <w:del w:id="117" w:author="SamartsevaSV" w:date="2024-06-20T10:51:00Z"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>Согласно</w:delText>
              </w:r>
              <w:r w:rsidRPr="00B42DD3">
                <w:rPr>
                  <w:rFonts w:ascii="Times New Roman" w:hAnsi="Times New Roman"/>
                  <w:sz w:val="20"/>
                  <w:shd w:val="clear" w:color="auto" w:fill="FFFFFF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>п</w:delText>
              </w:r>
              <w:r w:rsidRPr="00B42DD3">
                <w:rPr>
                  <w:rFonts w:ascii="Times New Roman" w:hAnsi="Times New Roman"/>
                  <w:sz w:val="20"/>
                  <w:shd w:val="clear" w:color="auto" w:fill="FFFFFF"/>
                </w:rPr>
                <w:delText>. 12.3.2</w:delText>
              </w:r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49B580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C4A77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599AB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91E69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4886A6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1C343BFB" w14:textId="77777777" w:rsidTr="0038672B">
        <w:trPr>
          <w:trHeight w:val="7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6C9548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A7D81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1A3B5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62F636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C3049" w14:textId="77777777" w:rsidR="003655CF" w:rsidRDefault="00000000">
            <w:pPr>
              <w:jc w:val="center"/>
              <w:rPr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2542F9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1,859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873E3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6ADC8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9B46B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F4B73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</w:p>
          <w:p w14:paraId="0F269A6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/</w:t>
            </w:r>
          </w:p>
          <w:p w14:paraId="56FECCF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0B091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9530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A34E4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FE8A4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0B9E2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ins w:id="118" w:author="SamartsevaSV" w:date="2024-06-20T10:51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ПВК/МПК (в т.ч. 5% PK/УЗК)</w:t>
              </w:r>
            </w:ins>
            <w:del w:id="119" w:author="SamartsevaSV" w:date="2024-06-20T10:51:00Z"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>Согласно</w:delText>
              </w:r>
              <w:r w:rsidRPr="00B42DD3">
                <w:rPr>
                  <w:rFonts w:ascii="Times New Roman" w:hAnsi="Times New Roman"/>
                  <w:sz w:val="20"/>
                  <w:shd w:val="clear" w:color="auto" w:fill="FFFFFF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>п</w:delText>
              </w:r>
              <w:r w:rsidRPr="00B42DD3">
                <w:rPr>
                  <w:rFonts w:ascii="Times New Roman" w:hAnsi="Times New Roman"/>
                  <w:sz w:val="20"/>
                  <w:shd w:val="clear" w:color="auto" w:fill="FFFFFF"/>
                </w:rPr>
                <w:delText>.</w:delText>
              </w:r>
              <w:r w:rsidRPr="00B42DD3">
                <w:rPr>
                  <w:rFonts w:ascii="Times New Roman" w:hAnsi="Times New Roman"/>
                  <w:sz w:val="20"/>
                  <w:shd w:val="clear" w:color="auto" w:fill="FFFFFF"/>
                </w:rPr>
                <w:delText xml:space="preserve"> 12.3.2</w:delText>
              </w:r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BE5E1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2D374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ADA5B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BAFC94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787BDB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3655CF" w14:paraId="180C063D" w14:textId="77777777" w:rsidTr="0038672B">
        <w:trPr>
          <w:trHeight w:val="54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EDC13C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1AE55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DD7D4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1B9629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C716B" w14:textId="77777777" w:rsidR="003655CF" w:rsidRDefault="00000000">
            <w:pPr>
              <w:jc w:val="center"/>
              <w:rPr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77FD80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1,859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4D31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621C8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ED405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CAD0A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</w:p>
          <w:p w14:paraId="2CB4732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/ </w:t>
            </w:r>
          </w:p>
          <w:p w14:paraId="21B2BE7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1BB8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C37A1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F949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64C66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1BBA2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ins w:id="120" w:author="SamartsevaSV" w:date="2024-06-20T10:51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ПВК/МПК (в т.ч. 5% PK/УЗК)</w:t>
              </w:r>
            </w:ins>
            <w:del w:id="121" w:author="SamartsevaSV" w:date="2024-06-20T10:51:00Z"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>Согласно</w:delText>
              </w:r>
              <w:r w:rsidRPr="00B42DD3">
                <w:rPr>
                  <w:rFonts w:ascii="Times New Roman" w:hAnsi="Times New Roman"/>
                  <w:sz w:val="20"/>
                  <w:shd w:val="clear" w:color="auto" w:fill="FFFFFF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>п</w:delText>
              </w:r>
              <w:r w:rsidRPr="00B42DD3">
                <w:rPr>
                  <w:rFonts w:ascii="Times New Roman" w:hAnsi="Times New Roman"/>
                  <w:sz w:val="20"/>
                  <w:shd w:val="clear" w:color="auto" w:fill="FFFFFF"/>
                </w:rPr>
                <w:delText>. 12.3.2</w:delText>
              </w:r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C048A0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AEE44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78AD4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9C075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1,0</w:t>
            </w:r>
          </w:p>
          <w:p w14:paraId="51D31F5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668BC0" w14:textId="77777777" w:rsidR="003655CF" w:rsidRDefault="003655CF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</w:tbl>
    <w:p w14:paraId="2058228F" w14:textId="77777777" w:rsidR="003655CF" w:rsidRDefault="003655CF"/>
    <w:p w14:paraId="70329DF7" w14:textId="77777777" w:rsidR="003655CF" w:rsidRDefault="003655CF"/>
    <w:tbl>
      <w:tblPr>
        <w:tblpPr w:leftFromText="180" w:rightFromText="180" w:vertAnchor="page" w:horzAnchor="margin" w:tblpX="108" w:tblpY="409"/>
        <w:tblW w:w="22255" w:type="dxa"/>
        <w:tblLayout w:type="fixed"/>
        <w:tblLook w:val="04A0" w:firstRow="1" w:lastRow="0" w:firstColumn="1" w:lastColumn="0" w:noHBand="0" w:noVBand="1"/>
      </w:tblPr>
      <w:tblGrid>
        <w:gridCol w:w="709"/>
        <w:gridCol w:w="992"/>
        <w:gridCol w:w="1134"/>
        <w:gridCol w:w="1276"/>
        <w:gridCol w:w="851"/>
        <w:gridCol w:w="1842"/>
        <w:gridCol w:w="851"/>
        <w:gridCol w:w="1701"/>
        <w:gridCol w:w="1843"/>
        <w:gridCol w:w="1275"/>
        <w:gridCol w:w="1276"/>
        <w:gridCol w:w="1276"/>
        <w:gridCol w:w="1417"/>
        <w:gridCol w:w="1418"/>
        <w:gridCol w:w="1276"/>
        <w:gridCol w:w="1417"/>
        <w:gridCol w:w="992"/>
        <w:gridCol w:w="709"/>
      </w:tblGrid>
      <w:tr w:rsidR="003655CF" w14:paraId="577051B2" w14:textId="77777777" w:rsidTr="008F6111">
        <w:trPr>
          <w:trHeight w:val="981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2FAA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lastRenderedPageBreak/>
              <w:t xml:space="preserve">Изм./ Rev.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EB69E1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Номинальный диаметр DN, мм / Nominal diameter DN, mm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EDD1A1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Номер линии / Line No.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33E2CD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Материал / Material 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34AD0B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Прибавка на коррозию, мм/ Corrosion Allowance, mm 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836583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7E4393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Фазовое состояние / Phase (L/G/S) 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39BA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Расположение / Location 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327BAC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Диаметр х толщина стенки, мм/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>Diameter x wall thickness, mm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60F7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Рабочие условия / Operational conditions 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CC6B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Расчетные условия / Calculated conditions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65F391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Класс давления. Условное Давление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Pressure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rating</w:t>
            </w:r>
            <w:r w:rsidRPr="00AC44B9">
              <w:rPr>
                <w:rFonts w:ascii="Times New Roman" w:hAnsi="Times New Roman"/>
                <w:sz w:val="20"/>
              </w:rPr>
              <w:t xml:space="preserve">.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Nominal Pressure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DD11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Изоляция / Insulation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8EB56D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Тип обогрева / Heating type  </w:t>
            </w:r>
          </w:p>
        </w:tc>
      </w:tr>
      <w:tr w:rsidR="003655CF" w14:paraId="575218F4" w14:textId="77777777" w:rsidTr="00783C62">
        <w:trPr>
          <w:trHeight w:val="2295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B0BB5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CE3C3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A94D9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CF69E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BDBE33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368A35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6111BC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FF2242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От / From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761B14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К / To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D9D039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415EAB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Давление, МПа (изб</w:t>
            </w:r>
            <w:r w:rsidRPr="00AC44B9">
              <w:rPr>
                <w:rFonts w:ascii="Times New Roman" w:hAnsi="Times New Roman"/>
                <w:sz w:val="20"/>
              </w:rPr>
              <w:t xml:space="preserve">.) / Pressure, MPa (gauge)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7DAE17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Температура, ºС / Temperature, ºС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308BB1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(изб.) / Pressure, MPa (gauge)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0FF57C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Температура, ºС / Temperature, ºС 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D713A8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C19EDE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Назначение изоляции / Insulation purpose 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9C755A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Толщина, мм / Thickness, mm 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EF3F7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</w:tr>
      <w:tr w:rsidR="003655CF" w14:paraId="38A924E7" w14:textId="77777777" w:rsidTr="00783C62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43AC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EF07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B730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881B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485A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8E2A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B682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83B7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E627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4D42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B192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1EB1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4314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3A14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DE50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7E9A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C6B2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7F18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18</w:t>
            </w:r>
          </w:p>
        </w:tc>
      </w:tr>
      <w:tr w:rsidR="003655CF" w14:paraId="592EC87A" w14:textId="77777777" w:rsidTr="003B661F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F9847D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5C8FB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0162C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3822B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98DB4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21838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Азот НД 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6BC0474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LP Nitrogen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7B828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4C3C8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Трубопровода 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Piping </w:t>
            </w:r>
          </w:p>
          <w:p w14:paraId="2ABBEB8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4863A8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Энергопосту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2223D8EF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US-03 / Utility </w:t>
            </w:r>
          </w:p>
          <w:p w14:paraId="54460571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station US-03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B97DF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0DF4F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7C89D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0E7B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86B69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70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18A264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1AABC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3B9AE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B3361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1E0C5BA5" w14:textId="77777777" w:rsidTr="003B661F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CDCC08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19355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1FE36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63EB57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484B4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7D11D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Азот НД 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5521B17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LP Nitrogen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28FC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71B14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Трубопровода 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Piping </w:t>
            </w:r>
          </w:p>
          <w:p w14:paraId="27AC078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A8B79C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Энергопосту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1C9883B0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US-04 / Utility </w:t>
            </w:r>
          </w:p>
          <w:p w14:paraId="2200AA44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station US-04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90B67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B3C85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18BF4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E668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5F0B6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70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452C2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BBEE2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ABFCB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A312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303CF238" w14:textId="77777777" w:rsidTr="003B661F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247E70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13830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619766E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54B72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72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-HGWS-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201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03A604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04C68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162DE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Промтеплофикационная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вода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прямая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Industrial heating water supply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7AA41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Ж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L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F68842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Границы установки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Battery limits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D62DC3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 xml:space="preserve">Арматуре  </w:t>
            </w:r>
          </w:p>
          <w:p w14:paraId="5FA646E3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00</w:t>
            </w:r>
            <w:r w:rsidRPr="00AC44B9">
              <w:rPr>
                <w:rFonts w:ascii="Times New Roman" w:hAnsi="Times New Roman"/>
                <w:bCs/>
                <w:sz w:val="20"/>
              </w:rPr>
              <w:t>16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/ Fitting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 </w:t>
            </w:r>
          </w:p>
          <w:p w14:paraId="08FA636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00</w:t>
            </w:r>
            <w:r w:rsidRPr="00AC44B9">
              <w:rPr>
                <w:rFonts w:ascii="Times New Roman" w:hAnsi="Times New Roman"/>
                <w:bCs/>
                <w:sz w:val="20"/>
              </w:rPr>
              <w:t>16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3762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  <w:p w14:paraId="4D99727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C8279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A31A0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110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A606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C10B6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E08E1F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B90B3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От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EFE93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40</w:t>
            </w:r>
          </w:p>
          <w:p w14:paraId="5BD1B6B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5B9A5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2439B7ED" w14:textId="77777777" w:rsidTr="003B661F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25166D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DA236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20</w:t>
            </w:r>
          </w:p>
          <w:p w14:paraId="058CC4B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04627C7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514DBA9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FCD80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-HGWS-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F76F6F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7AE3B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7DEC7E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Промтеплофикационная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вода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прямая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Industrial heating water supply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E68CE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Ж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L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7EEFA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 xml:space="preserve">Арматуре </w:t>
            </w:r>
          </w:p>
          <w:p w14:paraId="5A57D91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00</w:t>
            </w:r>
            <w:r w:rsidRPr="00AC44B9">
              <w:rPr>
                <w:rFonts w:ascii="Times New Roman" w:hAnsi="Times New Roman"/>
                <w:bCs/>
                <w:sz w:val="20"/>
              </w:rPr>
              <w:t>16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/ Fitting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 </w:t>
            </w:r>
          </w:p>
          <w:p w14:paraId="77303353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00</w:t>
            </w:r>
            <w:r w:rsidRPr="00AC44B9">
              <w:rPr>
                <w:rFonts w:ascii="Times New Roman" w:hAnsi="Times New Roman"/>
                <w:bCs/>
                <w:sz w:val="20"/>
              </w:rPr>
              <w:t>16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2DED8B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 xml:space="preserve">Обогрев </w:t>
            </w:r>
          </w:p>
          <w:p w14:paraId="6FFEA0A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 xml:space="preserve">оборудования / 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E</w:t>
            </w:r>
            <w:r w:rsidRPr="00AC44B9">
              <w:rPr>
                <w:rFonts w:ascii="Times New Roman" w:hAnsi="Times New Roman"/>
                <w:bCs/>
                <w:sz w:val="20"/>
              </w:rPr>
              <w:t>quipment heating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66C2A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25х3,0</w:t>
            </w:r>
          </w:p>
          <w:p w14:paraId="7F461DF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  <w:p w14:paraId="3FF8676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  <w:p w14:paraId="37A35F7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108х4,0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912C0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53927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110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6AB5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88B0E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F67404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CD93F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B36F9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30</w:t>
            </w:r>
          </w:p>
          <w:p w14:paraId="56CD829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40</w:t>
            </w:r>
          </w:p>
          <w:p w14:paraId="2516FF2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7E46FBB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60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32998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7D760154" w14:textId="77777777" w:rsidTr="003B661F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51C2AF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A6874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5BA037C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88EC1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-HGWS-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51E0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EE6BF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B149D0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Промтеплофикационная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вода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прямая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Industrial heating water supply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696AE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Ж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L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381968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 xml:space="preserve">Арматуры </w:t>
            </w:r>
          </w:p>
          <w:p w14:paraId="4C3388D1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00</w:t>
            </w:r>
            <w:r w:rsidRPr="00AC44B9">
              <w:rPr>
                <w:rFonts w:ascii="Times New Roman" w:hAnsi="Times New Roman"/>
                <w:bCs/>
                <w:sz w:val="20"/>
              </w:rPr>
              <w:t>54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/ Fitting</w:t>
            </w:r>
          </w:p>
          <w:p w14:paraId="7014923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00</w:t>
            </w:r>
            <w:r w:rsidRPr="00AC44B9">
              <w:rPr>
                <w:rFonts w:ascii="Times New Roman" w:hAnsi="Times New Roman"/>
                <w:bCs/>
                <w:sz w:val="20"/>
              </w:rPr>
              <w:t>16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393A9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Обогрев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bCs/>
                <w:sz w:val="20"/>
              </w:rPr>
              <w:t>ресивера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087-V-001 / Equipment heating 087-V-001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9962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32х3,5</w:t>
            </w:r>
          </w:p>
          <w:p w14:paraId="4F518A0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298CD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0D84A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110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5CA8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56DC0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431017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CD3A9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4E875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40</w:t>
            </w:r>
          </w:p>
          <w:p w14:paraId="40AA89B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730AE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3B41D1C3" w14:textId="77777777" w:rsidTr="003B661F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1DE34F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627D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2D532A4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8A21C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72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-HGWR-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201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3F121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A679D7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9CF363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Промтеплофикационная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вода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обратная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Industrial heating water return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32055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Ж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L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03B57F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 xml:space="preserve">Арматуры </w:t>
            </w:r>
          </w:p>
          <w:p w14:paraId="7A568946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00</w:t>
            </w:r>
            <w:r w:rsidRPr="00AC44B9">
              <w:rPr>
                <w:rFonts w:ascii="Times New Roman" w:hAnsi="Times New Roman"/>
                <w:bCs/>
                <w:sz w:val="20"/>
              </w:rPr>
              <w:t>20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/ Fitting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 </w:t>
            </w:r>
          </w:p>
          <w:p w14:paraId="64DD2ED9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00</w:t>
            </w:r>
            <w:r w:rsidRPr="00AC44B9">
              <w:rPr>
                <w:rFonts w:ascii="Times New Roman" w:hAnsi="Times New Roman"/>
                <w:bCs/>
                <w:sz w:val="20"/>
              </w:rPr>
              <w:t>20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5B34B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Границе установки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Battery limits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0324C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32х3,5</w:t>
            </w:r>
          </w:p>
          <w:p w14:paraId="35A7CD2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7519B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69750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70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C443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911AA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B81CC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35139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От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3EBB5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30</w:t>
            </w:r>
          </w:p>
          <w:p w14:paraId="40A5DDD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4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C1D6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358C0C71" w14:textId="77777777" w:rsidTr="003B661F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1906A5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20DBD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20</w:t>
            </w:r>
          </w:p>
          <w:p w14:paraId="759F3A5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788D4CD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5FCA4B2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B19F5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-HGWR-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3A785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28649E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A903A0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Промтеплофикационная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вода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обратная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Industrial heating water return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FCDF4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Ж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L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0E6B95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 xml:space="preserve">Обогрева </w:t>
            </w:r>
          </w:p>
          <w:p w14:paraId="2B41DCDE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 xml:space="preserve">оборудования / 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E</w:t>
            </w:r>
            <w:r w:rsidRPr="00AC44B9">
              <w:rPr>
                <w:rFonts w:ascii="Times New Roman" w:hAnsi="Times New Roman"/>
                <w:bCs/>
                <w:sz w:val="20"/>
              </w:rPr>
              <w:t>quipment heating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C2EACC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 xml:space="preserve">Арматуре </w:t>
            </w:r>
          </w:p>
          <w:p w14:paraId="08B645CA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00</w:t>
            </w:r>
            <w:r w:rsidRPr="00AC44B9">
              <w:rPr>
                <w:rFonts w:ascii="Times New Roman" w:hAnsi="Times New Roman"/>
                <w:bCs/>
                <w:sz w:val="20"/>
              </w:rPr>
              <w:t>20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/ Fitting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 </w:t>
            </w:r>
          </w:p>
          <w:p w14:paraId="53A01A44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00</w:t>
            </w:r>
            <w:r w:rsidRPr="00AC44B9">
              <w:rPr>
                <w:rFonts w:ascii="Times New Roman" w:hAnsi="Times New Roman"/>
                <w:bCs/>
                <w:sz w:val="20"/>
              </w:rPr>
              <w:t>20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1C924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25х3,0</w:t>
            </w:r>
          </w:p>
          <w:p w14:paraId="23244CA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32х3,5</w:t>
            </w:r>
          </w:p>
          <w:p w14:paraId="429DE94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57х3,5</w:t>
            </w:r>
          </w:p>
          <w:p w14:paraId="3F0C1D1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108х4,0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C5E23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83208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70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4CE9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F72D8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9B15E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60E3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CCD84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30</w:t>
            </w:r>
          </w:p>
          <w:p w14:paraId="3B921CB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30</w:t>
            </w:r>
          </w:p>
          <w:p w14:paraId="6F65960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4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</w:p>
          <w:p w14:paraId="2738EDF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0F21A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69E1153E" w14:textId="77777777" w:rsidTr="00783C62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C62B08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6DC5E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20</w:t>
            </w:r>
          </w:p>
          <w:p w14:paraId="1F4DC2E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053BC4A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60F5251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9CFA6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-HGWR-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F6F2E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98F3CE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CDF33D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Промтеплофикационная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вода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обратная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Industrial heating water return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F936F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Ж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L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BF5AD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Обогрева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bCs/>
                <w:sz w:val="20"/>
              </w:rPr>
              <w:t>ресивера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087-V-001 / Equipment heating 087-V-001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0D6051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 xml:space="preserve">Арматуре </w:t>
            </w:r>
          </w:p>
          <w:p w14:paraId="7034FEAE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 xml:space="preserve"> 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00</w:t>
            </w:r>
            <w:r w:rsidRPr="00AC44B9">
              <w:rPr>
                <w:rFonts w:ascii="Times New Roman" w:hAnsi="Times New Roman"/>
                <w:bCs/>
                <w:sz w:val="20"/>
              </w:rPr>
              <w:t>55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/ Fitting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 </w:t>
            </w:r>
          </w:p>
          <w:p w14:paraId="3C1B51B2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00</w:t>
            </w:r>
            <w:r w:rsidRPr="00AC44B9">
              <w:rPr>
                <w:rFonts w:ascii="Times New Roman" w:hAnsi="Times New Roman"/>
                <w:bCs/>
                <w:sz w:val="20"/>
              </w:rPr>
              <w:t>55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19F67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25х3,0</w:t>
            </w:r>
          </w:p>
          <w:p w14:paraId="2212685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32х3,5</w:t>
            </w:r>
          </w:p>
          <w:p w14:paraId="373A85F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57х</w:t>
            </w:r>
            <w:r w:rsidRPr="00AC44B9">
              <w:rPr>
                <w:rFonts w:ascii="Times New Roman" w:hAnsi="Times New Roman"/>
                <w:sz w:val="20"/>
              </w:rPr>
              <w:t>3,5</w:t>
            </w:r>
          </w:p>
          <w:p w14:paraId="5B310CF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108х4,0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B7C8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76341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70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954C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F580B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5828C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211F9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C6317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30</w:t>
            </w:r>
          </w:p>
          <w:p w14:paraId="1A643F8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30</w:t>
            </w:r>
          </w:p>
          <w:p w14:paraId="12E5F8B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4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</w:p>
          <w:p w14:paraId="1B83095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0A941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1F2261B7" w14:textId="77777777" w:rsidTr="00783C62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F8DD43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D493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07FE1F1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3AFB8EF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300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A8A33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62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-MS-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201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8AA77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4726F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AECE6A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Пар среднего давления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Medium pressure steam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31759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7863AB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Границы установки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Battery limits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453BE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</w:rPr>
              <w:t>Арматурам</w:t>
            </w:r>
            <w:r w:rsidRPr="00AC44B9">
              <w:rPr>
                <w:rFonts w:ascii="Times New Roman" w:hAnsi="Times New Roman"/>
                <w:bCs/>
                <w:sz w:val="18"/>
                <w:lang w:val="en-US"/>
              </w:rPr>
              <w:t xml:space="preserve">  </w:t>
            </w:r>
          </w:p>
          <w:p w14:paraId="545D517A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lang w:val="en-US"/>
              </w:rPr>
              <w:t>087-GV</w:t>
            </w:r>
            <w:r w:rsidRPr="00AC44B9">
              <w:rPr>
                <w:rFonts w:ascii="Times New Roman" w:hAnsi="Times New Roman"/>
                <w:bCs/>
                <w:sz w:val="18"/>
                <w:lang w:val="en-US"/>
              </w:rPr>
              <w:t xml:space="preserve">-0021, </w:t>
            </w:r>
          </w:p>
          <w:p w14:paraId="1B0B8AAB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lang w:val="en-US"/>
              </w:rPr>
              <w:t>087-GLV-0001/</w:t>
            </w:r>
          </w:p>
          <w:p w14:paraId="24D37154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lang w:val="en-US"/>
              </w:rPr>
              <w:t xml:space="preserve"> Fitting  </w:t>
            </w:r>
          </w:p>
          <w:p w14:paraId="5EAF67A0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lang w:val="en-US"/>
              </w:rPr>
              <w:t>087-GV-0021,</w:t>
            </w:r>
          </w:p>
          <w:p w14:paraId="0A27433D" w14:textId="77777777" w:rsidR="003655CF" w:rsidRDefault="00000000">
            <w:pPr>
              <w:rPr>
                <w:rFonts w:ascii="Times New Roman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lang w:val="en-US"/>
              </w:rPr>
              <w:t>087-GLV-0001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4B340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32х4,5</w:t>
            </w:r>
          </w:p>
          <w:p w14:paraId="2317EB9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57х4,5</w:t>
            </w:r>
          </w:p>
          <w:p w14:paraId="67B549F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325x8,0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E40B6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1,3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95895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2A72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94114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3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67F05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2,5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7B224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DDCE6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4F437D5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80</w:t>
            </w:r>
          </w:p>
          <w:p w14:paraId="6B2C301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3EF3F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1A67A21C" w14:textId="77777777" w:rsidTr="00783C62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0B5D2F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02944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1DFFA7E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40</w:t>
            </w:r>
          </w:p>
          <w:p w14:paraId="73D964F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044BD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062-MS-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202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DDB8B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32C7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CD22E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Пар среднего давления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Medium pressure steam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C1AE3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4494A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Трубопровода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062-MS-0201/ Piping</w:t>
            </w:r>
          </w:p>
          <w:p w14:paraId="1908628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062-MS-0201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B898E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Конденсатоотводчику 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-010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Steam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trap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</w:p>
          <w:p w14:paraId="51CFABAA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-010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F9846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  <w:p w14:paraId="4D5A4A7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45х4,5</w:t>
            </w:r>
          </w:p>
          <w:p w14:paraId="1BE7EDF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159x5,5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A190D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1,3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3EA66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39C6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2,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132DF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350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D68EA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2B928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A13A89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del w:id="122" w:author="Скородумова Анна Александровна" w:date="2024-06-20T09:03:00Z">
              <w:r w:rsidRPr="00425137">
                <w:rPr>
                  <w:rFonts w:ascii="Times New Roman" w:hAnsi="Times New Roman"/>
                  <w:bCs/>
                  <w:sz w:val="20"/>
                  <w:highlight w:val="yellow"/>
                  <w:lang w:val="en-US"/>
                </w:rPr>
                <w:delText>5</w:delText>
              </w:r>
              <w:r w:rsidRPr="00425137">
                <w:rPr>
                  <w:rFonts w:ascii="Times New Roman" w:hAnsi="Times New Roman"/>
                  <w:bCs/>
                  <w:sz w:val="20"/>
                  <w:highlight w:val="yellow"/>
                </w:rPr>
                <w:delText>0</w:delText>
              </w:r>
            </w:del>
            <w:ins w:id="123" w:author="Скородумова Анна Александровна" w:date="2024-06-20T09:03:00Z">
              <w:r>
                <w:rPr>
                  <w:rFonts w:ascii="Times New Roman" w:hAnsi="Times New Roman"/>
                  <w:bCs/>
                  <w:sz w:val="20"/>
                  <w:highlight w:val="yellow"/>
                </w:rPr>
                <w:t>100</w:t>
              </w:r>
            </w:ins>
          </w:p>
          <w:p w14:paraId="7C4F460C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del w:id="124" w:author="Скородумова Анна Александровна" w:date="2024-06-20T09:10:00Z">
              <w:r w:rsidRPr="00425137">
                <w:rPr>
                  <w:rFonts w:ascii="Times New Roman" w:hAnsi="Times New Roman"/>
                  <w:bCs/>
                  <w:sz w:val="20"/>
                  <w:highlight w:val="yellow"/>
                </w:rPr>
                <w:delText>60</w:delText>
              </w:r>
            </w:del>
            <w:ins w:id="125" w:author="Скородумова Анна Александровна" w:date="2024-06-20T09:10:00Z">
              <w:r w:rsidRPr="00425137">
                <w:rPr>
                  <w:rFonts w:ascii="Times New Roman" w:hAnsi="Times New Roman"/>
                  <w:bCs/>
                  <w:sz w:val="20"/>
                  <w:highlight w:val="yellow"/>
                </w:rPr>
                <w:t>100</w:t>
              </w:r>
            </w:ins>
          </w:p>
          <w:p w14:paraId="083F47F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100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B900F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T</w:t>
            </w:r>
          </w:p>
        </w:tc>
      </w:tr>
    </w:tbl>
    <w:p w14:paraId="14C2C8A4" w14:textId="77777777" w:rsidR="003655CF" w:rsidRDefault="003655CF">
      <w:pPr>
        <w:rPr>
          <w:vanish/>
        </w:rPr>
      </w:pPr>
    </w:p>
    <w:tbl>
      <w:tblPr>
        <w:tblW w:w="222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709"/>
        <w:gridCol w:w="850"/>
        <w:gridCol w:w="1134"/>
        <w:gridCol w:w="1418"/>
        <w:gridCol w:w="1134"/>
        <w:gridCol w:w="1417"/>
        <w:gridCol w:w="1134"/>
        <w:gridCol w:w="993"/>
        <w:gridCol w:w="1559"/>
        <w:gridCol w:w="1134"/>
        <w:gridCol w:w="1276"/>
        <w:gridCol w:w="850"/>
        <w:gridCol w:w="1134"/>
        <w:gridCol w:w="1134"/>
        <w:gridCol w:w="992"/>
        <w:gridCol w:w="1134"/>
        <w:gridCol w:w="1134"/>
        <w:gridCol w:w="851"/>
        <w:gridCol w:w="1559"/>
      </w:tblGrid>
      <w:tr w:rsidR="003655CF" w14:paraId="51D645ED" w14:textId="77777777" w:rsidTr="0038672B">
        <w:trPr>
          <w:trHeight w:val="1080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8057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lastRenderedPageBreak/>
              <w:t xml:space="preserve">Изм./ Rev.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616371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Номер линии / Line No. 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D4C422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Термообработка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сварных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швов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Post Weld Heat Treatment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193838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№  монтажно-технологической схемы / P&amp;ID No.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8A67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Испытания на прочность и плотность / Strength Tests  </w:t>
            </w: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86B1F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Дополнительное испытание на герметич</w:t>
            </w:r>
            <w:r w:rsidRPr="00AC44B9">
              <w:rPr>
                <w:rFonts w:ascii="Times New Roman" w:hAnsi="Times New Roman"/>
                <w:sz w:val="20"/>
              </w:rPr>
              <w:t xml:space="preserve">ность / Leakage Test  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F672ED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Горючесть/воспламеняемость (в соответствии с ГОСТ 12.1.044-89)и / Combustibility / flammability (according to GOST 12.1.044-89)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47DF38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Класс опасности среды (в соответствии с ГОСТ 12.1.007-76) / Medium hazard class (according to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GOST 12.1.007-76)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EF39B8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Категория и группа трубопровода по ГОСТ 32569-2013 / Pipeline Group and category according to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GOST 32569-2013) 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2A2EAC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Группа среды по ТР ТС 032/2013 / Fluid Group according TR CU 032/2013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F14BDF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Категория трубопровода по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ТР ТС 032/2013 / Pipeline Category according TR CU 032/2013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9C95E8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Неразрушающий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контроль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сварных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швов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, % / Nondestructive welding joints control %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D3BC2F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Объём стилоскопирования сварных швов, % / PMI, % of welds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8B490B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линия / Critical Line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21FD14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Методы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очистки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(</w:t>
            </w:r>
            <w:r w:rsidRPr="00AC44B9">
              <w:rPr>
                <w:rFonts w:ascii="Times New Roman" w:hAnsi="Times New Roman"/>
                <w:sz w:val="20"/>
              </w:rPr>
              <w:t>продувка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</w:t>
            </w:r>
            <w:r w:rsidRPr="00AC44B9">
              <w:rPr>
                <w:rFonts w:ascii="Times New Roman" w:hAnsi="Times New Roman"/>
                <w:sz w:val="20"/>
              </w:rPr>
              <w:t>пропарка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</w:t>
            </w:r>
            <w:r w:rsidRPr="00AC44B9">
              <w:rPr>
                <w:rFonts w:ascii="Times New Roman" w:hAnsi="Times New Roman"/>
                <w:sz w:val="20"/>
              </w:rPr>
              <w:t>промывка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) / Cleaning Methods (purging / steaming / flushing)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9ABAD9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Отбраковочная толщина, мм / Rejection thickness, mm 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A2F40D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Примеча</w:t>
            </w:r>
            <w:r w:rsidRPr="00AC44B9">
              <w:rPr>
                <w:rFonts w:ascii="Times New Roman" w:hAnsi="Times New Roman"/>
                <w:sz w:val="20"/>
              </w:rPr>
              <w:t>ние/ Remark</w:t>
            </w:r>
          </w:p>
        </w:tc>
      </w:tr>
      <w:tr w:rsidR="003655CF" w14:paraId="6884BCA2" w14:textId="77777777" w:rsidTr="0038672B">
        <w:trPr>
          <w:trHeight w:val="2295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57130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3FAFB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04007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54C5F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FADD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23D802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Давление, МПа</w:t>
            </w:r>
            <w:r w:rsidRPr="00AC44B9">
              <w:rPr>
                <w:rFonts w:ascii="Times New Roman" w:hAnsi="Times New Roman"/>
                <w:sz w:val="20"/>
              </w:rPr>
              <w:t xml:space="preserve"> / Pressure MPa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9361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B4D3B3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/ Pressure MPa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CE4A60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ΔP% падение давления / ΔP% pressure loss </w:t>
            </w: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27C03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C69A4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D774B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A6535D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D8C576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1C464B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C159A1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9839AD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E96090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2A4F6D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35DDA3" w14:textId="77777777" w:rsidR="003655CF" w:rsidRDefault="003655CF">
            <w:pPr>
              <w:rPr>
                <w:rFonts w:cs="Arial"/>
                <w:sz w:val="20"/>
              </w:rPr>
            </w:pPr>
          </w:p>
        </w:tc>
      </w:tr>
      <w:tr w:rsidR="003655CF" w14:paraId="0385CF45" w14:textId="77777777" w:rsidTr="0038672B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58DF5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63DA8D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4384D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0BD17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2CA09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D9B54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CBA1D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CA0C8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105FA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F2241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22109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A0ED7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82D43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D5768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EF21F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B51B9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B0478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73666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ED9D8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817CC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36</w:t>
            </w:r>
          </w:p>
        </w:tc>
      </w:tr>
      <w:tr w:rsidR="003655CF" w14:paraId="0320D173" w14:textId="77777777" w:rsidTr="0038672B">
        <w:trPr>
          <w:trHeight w:val="672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6D3B98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94128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97BCD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34E20B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09A96" w14:textId="77777777" w:rsidR="003655CF" w:rsidRDefault="00000000">
            <w:pPr>
              <w:jc w:val="center"/>
              <w:rPr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C73720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1,859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9A76C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CC8EC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F6A1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E6253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</w:p>
          <w:p w14:paraId="7E2D6FA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/ </w:t>
            </w:r>
          </w:p>
          <w:p w14:paraId="3022973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0F0E2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9E3EA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D6D37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7ADEF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C74FD6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ins w:id="126" w:author="SamartsevaSV" w:date="2024-06-20T10:52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ПВК/МПК (в т.ч. 5% PK/УЗК)</w:t>
              </w:r>
            </w:ins>
            <w:del w:id="127" w:author="SamartsevaSV" w:date="2024-06-20T10:52:00Z"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>Согласно</w:delText>
              </w:r>
              <w:r w:rsidRPr="00B42DD3">
                <w:rPr>
                  <w:rFonts w:ascii="Times New Roman" w:hAnsi="Times New Roman"/>
                  <w:sz w:val="20"/>
                  <w:shd w:val="clear" w:color="auto" w:fill="FFFFFF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>п</w:delText>
              </w:r>
              <w:r w:rsidRPr="00B42DD3">
                <w:rPr>
                  <w:rFonts w:ascii="Times New Roman" w:hAnsi="Times New Roman"/>
                  <w:sz w:val="20"/>
                  <w:shd w:val="clear" w:color="auto" w:fill="FFFFFF"/>
                </w:rPr>
                <w:delText>. 12.3.2</w:delText>
              </w:r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4EBCD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AFD78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ED2CD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E0E3F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D54E12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</w:tr>
      <w:tr w:rsidR="003655CF" w14:paraId="43EB1796" w14:textId="77777777" w:rsidTr="0038672B">
        <w:trPr>
          <w:trHeight w:val="742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0FD224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FD6CC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41B8A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567DCC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4C763" w14:textId="77777777" w:rsidR="003655CF" w:rsidRDefault="00000000">
            <w:pPr>
              <w:jc w:val="center"/>
              <w:rPr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01F75B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1,859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7B487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9787A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3BA84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43FE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</w:p>
          <w:p w14:paraId="3904680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/</w:t>
            </w:r>
          </w:p>
          <w:p w14:paraId="79175F4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AE3FD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4056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E11D2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2788D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B90103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ins w:id="128" w:author="SamartsevaSV" w:date="2024-06-20T10:52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ПВК/МПК (в т.ч. 5% PK/УЗК)</w:t>
              </w:r>
            </w:ins>
            <w:del w:id="129" w:author="SamartsevaSV" w:date="2024-06-20T10:52:00Z"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>Согласно</w:delText>
              </w:r>
              <w:r w:rsidRPr="00B42DD3">
                <w:rPr>
                  <w:rFonts w:ascii="Times New Roman" w:hAnsi="Times New Roman"/>
                  <w:sz w:val="20"/>
                  <w:shd w:val="clear" w:color="auto" w:fill="FFFFFF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>п</w:delText>
              </w:r>
              <w:r w:rsidRPr="00B42DD3">
                <w:rPr>
                  <w:rFonts w:ascii="Times New Roman" w:hAnsi="Times New Roman"/>
                  <w:sz w:val="20"/>
                  <w:shd w:val="clear" w:color="auto" w:fill="FFFFFF"/>
                </w:rPr>
                <w:delText>. 12.3.2</w:delText>
              </w:r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689B5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1B5A5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66061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0365B6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61BF0C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</w:tr>
      <w:tr w:rsidR="003655CF" w14:paraId="2B4CF264" w14:textId="77777777" w:rsidTr="0038672B">
        <w:trPr>
          <w:trHeight w:val="51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F4A25F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05D7E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72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-HGWS-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39688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6BDD2F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111B4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4F7BE3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2,149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505CD4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05EEB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0,6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A2843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0,1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B7982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</w:p>
          <w:p w14:paraId="0F53C6D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/ </w:t>
            </w:r>
          </w:p>
          <w:p w14:paraId="1BFFD6F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E65F5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3E9B0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Аб-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88EC6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E2726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4CAA38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2B1277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703D4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32EB31F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E8D00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81B40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2BE514D7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5D45D7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</w:tr>
      <w:tr w:rsidR="003655CF" w14:paraId="3A1B9EE5" w14:textId="77777777" w:rsidTr="0038672B">
        <w:trPr>
          <w:trHeight w:val="89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FBC364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839DB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-HGWS-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46F6E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7C0D29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-0000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2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, 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00003, 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11ABA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F3ADCB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2,149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5F0315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0641A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0,6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1080D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0,1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2BE9F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</w:p>
          <w:p w14:paraId="3EBC4AC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/ </w:t>
            </w:r>
          </w:p>
          <w:p w14:paraId="588D932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53175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B3F63E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Аб-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FA8FD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6D644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BE514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803DCE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CFE65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7DC3B37F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CA1BE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9E389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1,0</w:t>
            </w:r>
          </w:p>
          <w:p w14:paraId="73EF30A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3A2B8C6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33B63BB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2,0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1E7FD9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</w:tr>
      <w:tr w:rsidR="003655CF" w14:paraId="2F9607FA" w14:textId="77777777" w:rsidTr="0038672B">
        <w:trPr>
          <w:trHeight w:val="89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AB82CB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C58A2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-HGWS-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51BCE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C9CA3B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60161E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3D712F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2,149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2C14AE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2233A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0,6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252CD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0,1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7234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</w:p>
          <w:p w14:paraId="0A505E5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/ </w:t>
            </w:r>
          </w:p>
          <w:p w14:paraId="483FEE6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A97AC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7CEDB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Аб-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2761A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D92E9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DC1252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B79C9E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0488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21EAD82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742996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6C474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</w:t>
            </w:r>
            <w:r w:rsidRPr="00AC44B9">
              <w:rPr>
                <w:rFonts w:ascii="Times New Roman" w:hAnsi="Times New Roman"/>
                <w:sz w:val="20"/>
              </w:rPr>
              <w:t>,5</w:t>
            </w:r>
          </w:p>
          <w:p w14:paraId="3CF6EB7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</w:t>
            </w:r>
            <w:r w:rsidRPr="00AC44B9">
              <w:rPr>
                <w:rFonts w:ascii="Times New Roman" w:hAnsi="Times New Roman"/>
                <w:sz w:val="20"/>
              </w:rPr>
              <w:t>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B54146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</w:tr>
      <w:tr w:rsidR="003655CF" w14:paraId="7B21B9F2" w14:textId="77777777" w:rsidTr="0038672B">
        <w:trPr>
          <w:trHeight w:val="89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BCCABA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BA114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72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-HGWR-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364E4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5C013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-0000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68146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1A5B9A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2,149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3928D7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E0B0B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0,4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E8834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0,1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00D4A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</w:p>
          <w:p w14:paraId="62EA8AF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/ </w:t>
            </w:r>
          </w:p>
          <w:p w14:paraId="5AE21B7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43A59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34DFD5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Аб-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7BD4E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A2A82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1A0070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8FB6D6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65E3D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37E1ABF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8F9AF7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38ED5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</w:t>
            </w:r>
            <w:r w:rsidRPr="00AC44B9">
              <w:rPr>
                <w:rFonts w:ascii="Times New Roman" w:hAnsi="Times New Roman"/>
                <w:sz w:val="20"/>
              </w:rPr>
              <w:t>,5</w:t>
            </w:r>
          </w:p>
          <w:p w14:paraId="21F5125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CE8719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</w:tr>
      <w:tr w:rsidR="003655CF" w14:paraId="51E1C376" w14:textId="77777777" w:rsidTr="0038672B">
        <w:trPr>
          <w:trHeight w:val="89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E78062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35190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-HGWR-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0DEAD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F66CDA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-00002, 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00003, 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BADD10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BF5793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2,149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F750D" w14:textId="77777777" w:rsidR="003655CF" w:rsidRDefault="00000000">
            <w:pPr>
              <w:jc w:val="center"/>
              <w:rPr>
                <w:rFonts w:ascii="Times New Roman" w:hAnsi="Times New Roman"/>
                <w:spacing w:val="-4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8A349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0,4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112A0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0,1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870559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E4EBE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3A6B63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Аб-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367B7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2BA7E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D40AD3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B0214F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FAB9A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43B203D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4AB284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AF302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1,0</w:t>
            </w:r>
          </w:p>
          <w:p w14:paraId="4ED6CC2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</w:t>
            </w:r>
            <w:r w:rsidRPr="00AC44B9">
              <w:rPr>
                <w:rFonts w:ascii="Times New Roman" w:hAnsi="Times New Roman"/>
                <w:sz w:val="20"/>
              </w:rPr>
              <w:t>,5</w:t>
            </w:r>
          </w:p>
          <w:p w14:paraId="21624C9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</w:t>
            </w:r>
            <w:r w:rsidRPr="00AC44B9">
              <w:rPr>
                <w:rFonts w:ascii="Times New Roman" w:hAnsi="Times New Roman"/>
                <w:sz w:val="20"/>
              </w:rPr>
              <w:t>,5</w:t>
            </w:r>
          </w:p>
          <w:p w14:paraId="5321B3B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2,0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F96D45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</w:tr>
      <w:tr w:rsidR="003655CF" w14:paraId="22C3DAFE" w14:textId="77777777" w:rsidTr="0038672B">
        <w:trPr>
          <w:trHeight w:val="832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146613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9CC96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-HGWR-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E87BB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E2386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058693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088666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2,149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8DE75" w14:textId="77777777" w:rsidR="003655CF" w:rsidRDefault="00000000">
            <w:pPr>
              <w:jc w:val="center"/>
              <w:rPr>
                <w:rFonts w:ascii="Times New Roman" w:hAnsi="Times New Roman"/>
                <w:spacing w:val="-4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Технический (технологический) воздух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AFB7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0,4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2D7FE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0,1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8FECC6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7B427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B0DE89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Аб-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5626C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1A878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CEC50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6955B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0B165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1B64E9F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715559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E3E0E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1,0</w:t>
            </w:r>
          </w:p>
          <w:p w14:paraId="503869F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</w:t>
            </w:r>
            <w:r w:rsidRPr="00AC44B9">
              <w:rPr>
                <w:rFonts w:ascii="Times New Roman" w:hAnsi="Times New Roman"/>
                <w:sz w:val="20"/>
              </w:rPr>
              <w:t>,5</w:t>
            </w:r>
          </w:p>
          <w:p w14:paraId="1F4522D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</w:t>
            </w:r>
            <w:r w:rsidRPr="00AC44B9">
              <w:rPr>
                <w:rFonts w:ascii="Times New Roman" w:hAnsi="Times New Roman"/>
                <w:sz w:val="20"/>
              </w:rPr>
              <w:t>,5</w:t>
            </w:r>
          </w:p>
          <w:p w14:paraId="3A562EE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2,0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513DFD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</w:tr>
      <w:tr w:rsidR="003655CF" w14:paraId="236BA8B2" w14:textId="77777777" w:rsidTr="0038672B">
        <w:trPr>
          <w:trHeight w:val="7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B51212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83278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62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-MS-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909B4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A274FF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6F31E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DB426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3,720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8EC26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C3EB1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1EA1C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303F22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2C2E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2C2A0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В-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III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55302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5FBE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3D805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70947E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FD834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74A260DE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6B28F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0E39D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32CE690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339F8C0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3,0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CADC22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Эксплуатационная категория тр-дов </w:t>
            </w:r>
            <w:r w:rsidRPr="00AC44B9">
              <w:rPr>
                <w:rFonts w:ascii="Times New Roman" w:hAnsi="Times New Roman"/>
                <w:sz w:val="20"/>
              </w:rPr>
              <w:t>пара и горячей воды - I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V</w:t>
            </w:r>
            <w:r w:rsidRPr="00AC44B9">
              <w:rPr>
                <w:rFonts w:ascii="Times New Roman" w:hAnsi="Times New Roman"/>
                <w:sz w:val="20"/>
              </w:rPr>
              <w:t>э</w:t>
            </w:r>
          </w:p>
        </w:tc>
      </w:tr>
      <w:tr w:rsidR="003655CF" w14:paraId="7E0FB77B" w14:textId="77777777" w:rsidTr="0038672B">
        <w:trPr>
          <w:trHeight w:val="7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336BCF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BBD86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62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-MS-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202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6A29D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D49E2F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C552E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0B56F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3,720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1522A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DEDBC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A3025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9EA126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98EFD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35FE6C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В-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III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6E3D9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3E9BB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8494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4F9FB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F7D3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0864388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A0CD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2BF7A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58C900E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3233CCE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2,5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494604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Эксплуатационная категория тр-дов пара и горячей воды - I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V</w:t>
            </w:r>
            <w:r w:rsidRPr="00AC44B9">
              <w:rPr>
                <w:rFonts w:ascii="Times New Roman" w:hAnsi="Times New Roman"/>
                <w:sz w:val="20"/>
              </w:rPr>
              <w:t>э</w:t>
            </w:r>
          </w:p>
        </w:tc>
      </w:tr>
    </w:tbl>
    <w:p w14:paraId="3BFED415" w14:textId="77777777" w:rsidR="003655CF" w:rsidRDefault="003655CF"/>
    <w:p w14:paraId="3A1B00C5" w14:textId="77777777" w:rsidR="003655CF" w:rsidRPr="009874B8" w:rsidRDefault="003655CF"/>
    <w:tbl>
      <w:tblPr>
        <w:tblpPr w:leftFromText="180" w:rightFromText="180" w:vertAnchor="page" w:horzAnchor="margin" w:tblpX="108" w:tblpY="409"/>
        <w:tblW w:w="22255" w:type="dxa"/>
        <w:tblLayout w:type="fixed"/>
        <w:tblLook w:val="04A0" w:firstRow="1" w:lastRow="0" w:firstColumn="1" w:lastColumn="0" w:noHBand="0" w:noVBand="1"/>
      </w:tblPr>
      <w:tblGrid>
        <w:gridCol w:w="709"/>
        <w:gridCol w:w="992"/>
        <w:gridCol w:w="1134"/>
        <w:gridCol w:w="1276"/>
        <w:gridCol w:w="851"/>
        <w:gridCol w:w="1842"/>
        <w:gridCol w:w="851"/>
        <w:gridCol w:w="1701"/>
        <w:gridCol w:w="1951"/>
        <w:gridCol w:w="1167"/>
        <w:gridCol w:w="1276"/>
        <w:gridCol w:w="1276"/>
        <w:gridCol w:w="1417"/>
        <w:gridCol w:w="1418"/>
        <w:gridCol w:w="1276"/>
        <w:gridCol w:w="1417"/>
        <w:gridCol w:w="992"/>
        <w:gridCol w:w="709"/>
      </w:tblGrid>
      <w:tr w:rsidR="003655CF" w14:paraId="553A34D1" w14:textId="77777777" w:rsidTr="0082587B">
        <w:trPr>
          <w:trHeight w:val="274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968E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lastRenderedPageBreak/>
              <w:t xml:space="preserve">Изм./ Rev.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33AFA0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Номинальный диаметр DN, мм / Nominal diameter DN, mm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896C5A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Номер линии / Line No.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B29226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Материал / Material 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418E27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Прибавка на </w:t>
            </w:r>
            <w:r w:rsidRPr="00AC44B9">
              <w:rPr>
                <w:rFonts w:ascii="Times New Roman" w:hAnsi="Times New Roman"/>
                <w:sz w:val="20"/>
              </w:rPr>
              <w:t xml:space="preserve">коррозию, мм/ Corrosion Allowance, mm 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9B4D98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A0AECC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Фазовое состояние / Phase (L/G/S) </w:t>
            </w:r>
          </w:p>
        </w:tc>
        <w:tc>
          <w:tcPr>
            <w:tcW w:w="36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9B5F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Расположение / Location </w:t>
            </w:r>
          </w:p>
        </w:tc>
        <w:tc>
          <w:tcPr>
            <w:tcW w:w="11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B36259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Диаметр х толщина стенки, мм/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>Diameter x wall thickness, mm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BC99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Рабочие условия / Operational conditions 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0D21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Расчетные условия / Calculated conditions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6086CF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Класс давления. Условное Давление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Pressure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rating</w:t>
            </w:r>
            <w:r w:rsidRPr="00AC44B9">
              <w:rPr>
                <w:rFonts w:ascii="Times New Roman" w:hAnsi="Times New Roman"/>
                <w:sz w:val="20"/>
              </w:rPr>
              <w:t xml:space="preserve">.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Nominal Pressure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9D50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Изоляция / Insulation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77EC43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Тип обогрева / Heating type  </w:t>
            </w:r>
          </w:p>
        </w:tc>
      </w:tr>
      <w:tr w:rsidR="003655CF" w14:paraId="040CCD3F" w14:textId="77777777" w:rsidTr="0082587B">
        <w:trPr>
          <w:trHeight w:val="1933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910AA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12253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E9873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B6CDC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1C2225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56A055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51D43D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A480FA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От</w:t>
            </w:r>
            <w:r w:rsidRPr="00AC44B9">
              <w:rPr>
                <w:rFonts w:ascii="Times New Roman" w:hAnsi="Times New Roman"/>
                <w:sz w:val="20"/>
              </w:rPr>
              <w:t xml:space="preserve"> / From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98CB42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К / To</w:t>
            </w:r>
          </w:p>
        </w:tc>
        <w:tc>
          <w:tcPr>
            <w:tcW w:w="11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E766FA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9664A8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(изб.) / Pressure, MPa (gauge)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4450DD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Температура, ºС / Temperature, ºС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8315FF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(изб.) / Pressure, MPa (gauge)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93BD65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Температура, ºС / Temperature, ºС 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9B476A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B0F65C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Назначение изоляции / Insulation purpose 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8C06CF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Толщина, мм / Thickness, mm 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037E3" w14:textId="77777777" w:rsidR="003655CF" w:rsidRDefault="003655CF">
            <w:pPr>
              <w:rPr>
                <w:rFonts w:cs="Arial"/>
                <w:sz w:val="20"/>
              </w:rPr>
            </w:pPr>
          </w:p>
        </w:tc>
      </w:tr>
      <w:tr w:rsidR="003655CF" w14:paraId="42A65190" w14:textId="77777777" w:rsidTr="0082587B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A8BD3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328B8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DF97B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8A6F9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A5648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CC7FF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15230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AB906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8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92738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9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27BEA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8A17E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81E50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FBE1B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CC505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F43A6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2FC8B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F0DAD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C93FD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18</w:t>
            </w:r>
          </w:p>
        </w:tc>
      </w:tr>
      <w:tr w:rsidR="003655CF" w14:paraId="34EAB01A" w14:textId="77777777" w:rsidTr="0082587B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93D66F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9620F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20</w:t>
            </w:r>
          </w:p>
          <w:p w14:paraId="5D7C5A6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06A44A1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40</w:t>
            </w:r>
          </w:p>
          <w:p w14:paraId="67BB267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11BFF32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80</w:t>
            </w:r>
          </w:p>
          <w:p w14:paraId="0BE0216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150</w:t>
            </w:r>
          </w:p>
          <w:p w14:paraId="306DEDB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250</w:t>
            </w:r>
          </w:p>
          <w:p w14:paraId="04447C8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300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6985E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087-MS-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43DB3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3DD26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BE8CB1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Пар среднего давления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Medium pressure steam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284E1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49E3B5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</w:rPr>
              <w:t>Арматур</w:t>
            </w:r>
            <w:r w:rsidRPr="00AC44B9">
              <w:rPr>
                <w:rFonts w:ascii="Times New Roman" w:hAnsi="Times New Roman"/>
                <w:bCs/>
                <w:sz w:val="18"/>
                <w:lang w:val="en-US"/>
              </w:rPr>
              <w:t xml:space="preserve"> </w:t>
            </w:r>
          </w:p>
          <w:p w14:paraId="5CB19EE6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lang w:val="en-US"/>
              </w:rPr>
              <w:t xml:space="preserve">087-GV-0021, </w:t>
            </w:r>
          </w:p>
          <w:p w14:paraId="2529B90B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lang w:val="en-US"/>
              </w:rPr>
              <w:t xml:space="preserve">087-GLV-0001 / Fitting  </w:t>
            </w:r>
          </w:p>
          <w:p w14:paraId="4CACAC85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lang w:val="en-US"/>
              </w:rPr>
              <w:t xml:space="preserve">087-GV-0021, </w:t>
            </w:r>
          </w:p>
          <w:p w14:paraId="176335C6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18"/>
                <w:lang w:val="en-US"/>
              </w:rPr>
              <w:t>087-GLV-0001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129D08" w14:textId="77777777" w:rsidR="003655CF" w:rsidRDefault="003655CF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</w:p>
          <w:p w14:paraId="691F2D4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Клапанам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FV-0701A, FV-0701B, FV-0702A, FV-0702B / Valves  FV-0701A, FV-0701B,</w:t>
            </w:r>
          </w:p>
          <w:p w14:paraId="6C18A97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FV-0702A, 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FV-0702B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29848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25х4,0</w:t>
            </w:r>
          </w:p>
          <w:p w14:paraId="18CD401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32х4,5</w:t>
            </w:r>
          </w:p>
          <w:p w14:paraId="151FF25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45х4,5</w:t>
            </w:r>
          </w:p>
          <w:p w14:paraId="05A1D55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57х4,5</w:t>
            </w:r>
          </w:p>
          <w:p w14:paraId="2C82589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89х5,0</w:t>
            </w:r>
          </w:p>
          <w:p w14:paraId="1F8DD84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159х5,5</w:t>
            </w:r>
          </w:p>
          <w:p w14:paraId="1FAFB8F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273х7,0</w:t>
            </w:r>
          </w:p>
          <w:p w14:paraId="3357E85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325x8,0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7A5C0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1,3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29586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040E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37AD1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3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777B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2,5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B94C3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AE1A4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0D31C02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48A6374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60</w:t>
            </w:r>
          </w:p>
          <w:p w14:paraId="2BA413E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80</w:t>
            </w:r>
          </w:p>
          <w:p w14:paraId="509BA48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80</w:t>
            </w:r>
          </w:p>
          <w:p w14:paraId="7E04EB8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  <w:p w14:paraId="1DCC4AE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120</w:t>
            </w:r>
          </w:p>
          <w:p w14:paraId="41621D8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13212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3EABE9C3" w14:textId="77777777" w:rsidTr="0082587B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72A971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DB1F4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704BCEB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40</w:t>
            </w:r>
          </w:p>
          <w:p w14:paraId="2746403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1A29A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087-MS-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BD349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98BE1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C205E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Пар среднего давления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Medium pressure steam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6823B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2EE5F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Трубопровода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-MS-0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600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Piping </w:t>
            </w:r>
          </w:p>
          <w:p w14:paraId="6C382CCF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087-MS-0600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1BEE5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Конденсатоотводчику 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-001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Steam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trap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</w:p>
          <w:p w14:paraId="44947F0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-001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D9816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  <w:p w14:paraId="2645910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45х4,5</w:t>
            </w:r>
          </w:p>
          <w:p w14:paraId="55D8854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159x5,5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7D5A7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1,3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0576F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2418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2,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893A7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350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95310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86200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8666A8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5</w:t>
            </w:r>
            <w:r w:rsidRPr="00AC44B9">
              <w:rPr>
                <w:rFonts w:ascii="Times New Roman" w:hAnsi="Times New Roman"/>
                <w:bCs/>
                <w:sz w:val="20"/>
              </w:rPr>
              <w:t>0</w:t>
            </w:r>
          </w:p>
          <w:p w14:paraId="071D1FE3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60</w:t>
            </w:r>
          </w:p>
          <w:p w14:paraId="035D0DA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100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E260E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T</w:t>
            </w:r>
          </w:p>
        </w:tc>
      </w:tr>
      <w:tr w:rsidR="003655CF" w14:paraId="3A66C239" w14:textId="77777777" w:rsidTr="0082587B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33BCFF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E676B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20</w:t>
            </w:r>
          </w:p>
          <w:p w14:paraId="376498B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25</w:t>
            </w:r>
          </w:p>
          <w:p w14:paraId="29440066" w14:textId="77777777" w:rsidR="003655CF" w:rsidRDefault="00000000">
            <w:pPr>
              <w:jc w:val="center"/>
              <w:rPr>
                <w:ins w:id="130" w:author="Старостина Виктория Константиновна" w:date="2024-06-14T13:04:00Z"/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30D000F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ins w:id="131" w:author="Старостина Виктория Константиновна" w:date="2024-06-14T13:04:00Z">
              <w:r w:rsidRPr="009C0E29">
                <w:rPr>
                  <w:rFonts w:ascii="Times New Roman" w:eastAsia="Calibri" w:hAnsi="Times New Roman"/>
                  <w:bCs/>
                  <w:sz w:val="20"/>
                  <w:highlight w:val="yellow"/>
                  <w:rPrChange w:id="132" w:author="Старостина Виктория Константиновна" w:date="2024-06-14T13:04:00Z">
                    <w:rPr>
                      <w:rFonts w:ascii="Times New Roman" w:eastAsia="Calibri" w:hAnsi="Times New Roman"/>
                      <w:bCs/>
                      <w:sz w:val="20"/>
                    </w:rPr>
                  </w:rPrChange>
                </w:rPr>
                <w:t>200</w:t>
              </w:r>
            </w:ins>
          </w:p>
          <w:p w14:paraId="36C1577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44A33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35E63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CDD48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5E0A65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Пар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для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бездымного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горения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Steam for smokeless burning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C17AA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8AB70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Клапана</w:t>
            </w:r>
          </w:p>
          <w:p w14:paraId="7E9C4C06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FV-0701B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,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лимитной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шайбы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087-SPI-006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Valve </w:t>
            </w:r>
            <w:r>
              <w:rPr>
                <w:rFonts w:ascii="Times New Roman" w:eastAsia="Calibri" w:hAnsi="Times New Roman"/>
                <w:bCs/>
                <w:sz w:val="20"/>
                <w:lang w:val="en-US"/>
              </w:rPr>
              <w:br/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FV-0701B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, restriction orifice 087-SPI-006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1D832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Факелу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003C7A0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087-FL-001A / </w:t>
            </w:r>
          </w:p>
          <w:p w14:paraId="2B23489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Flare 087-FL-001A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A4E37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25х4,0</w:t>
            </w:r>
          </w:p>
          <w:p w14:paraId="67B5F6F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32х4,5</w:t>
            </w:r>
          </w:p>
          <w:p w14:paraId="4AD0FD55" w14:textId="77777777" w:rsidR="003655CF" w:rsidRDefault="00000000">
            <w:pPr>
              <w:jc w:val="center"/>
              <w:rPr>
                <w:ins w:id="133" w:author="Старостина Виктория Константиновна" w:date="2024-06-14T13:04:00Z"/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57х4,5</w:t>
            </w:r>
          </w:p>
          <w:p w14:paraId="4E93934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ins w:id="134" w:author="Старостина Виктория Константиновна" w:date="2024-06-14T13:04:00Z">
              <w:r w:rsidRPr="009C0E29">
                <w:rPr>
                  <w:rFonts w:ascii="Times New Roman" w:eastAsia="Calibri" w:hAnsi="Times New Roman"/>
                  <w:bCs/>
                  <w:sz w:val="20"/>
                  <w:highlight w:val="yellow"/>
                  <w:rPrChange w:id="135" w:author="Старостина Виктория Константиновна" w:date="2024-06-14T13:05:00Z">
                    <w:rPr>
                      <w:rFonts w:ascii="Times New Roman" w:eastAsia="Calibri" w:hAnsi="Times New Roman"/>
                      <w:bCs/>
                      <w:sz w:val="20"/>
                    </w:rPr>
                  </w:rPrChange>
                </w:rPr>
                <w:t>2</w:t>
              </w:r>
            </w:ins>
            <w:ins w:id="136" w:author="Старостина Виктория Константиновна" w:date="2024-06-14T13:05:00Z">
              <w:r w:rsidRPr="009C0E29">
                <w:rPr>
                  <w:rFonts w:ascii="Times New Roman" w:eastAsia="Calibri" w:hAnsi="Times New Roman"/>
                  <w:bCs/>
                  <w:sz w:val="20"/>
                  <w:highlight w:val="yellow"/>
                  <w:rPrChange w:id="137" w:author="Старостина Виктория Константиновна" w:date="2024-06-14T13:05:00Z">
                    <w:rPr>
                      <w:rFonts w:ascii="Times New Roman" w:eastAsia="Calibri" w:hAnsi="Times New Roman"/>
                      <w:bCs/>
                      <w:sz w:val="20"/>
                    </w:rPr>
                  </w:rPrChange>
                </w:rPr>
                <w:t>19</w:t>
              </w:r>
            </w:ins>
            <w:ins w:id="138" w:author="Старостина Виктория Константиновна" w:date="2024-06-14T13:04:00Z">
              <w:r w:rsidRPr="009C0E29">
                <w:rPr>
                  <w:rFonts w:ascii="Times New Roman" w:eastAsia="Calibri" w:hAnsi="Times New Roman"/>
                  <w:bCs/>
                  <w:sz w:val="20"/>
                  <w:highlight w:val="yellow"/>
                  <w:rPrChange w:id="139" w:author="Старостина Виктория Константиновна" w:date="2024-06-14T13:05:00Z">
                    <w:rPr>
                      <w:rFonts w:ascii="Times New Roman" w:eastAsia="Calibri" w:hAnsi="Times New Roman"/>
                      <w:bCs/>
                      <w:sz w:val="20"/>
                    </w:rPr>
                  </w:rPrChange>
                </w:rPr>
                <w:t>х</w:t>
              </w:r>
            </w:ins>
            <w:ins w:id="140" w:author="Старостина Виктория Константиновна" w:date="2024-06-14T13:05:00Z">
              <w:r w:rsidRPr="009C0E29">
                <w:rPr>
                  <w:rFonts w:ascii="Times New Roman" w:eastAsia="Calibri" w:hAnsi="Times New Roman"/>
                  <w:bCs/>
                  <w:sz w:val="20"/>
                  <w:highlight w:val="yellow"/>
                  <w:rPrChange w:id="141" w:author="Старостина Виктория Константиновна" w:date="2024-06-14T13:05:00Z">
                    <w:rPr>
                      <w:rFonts w:ascii="Times New Roman" w:eastAsia="Calibri" w:hAnsi="Times New Roman"/>
                      <w:bCs/>
                      <w:sz w:val="20"/>
                    </w:rPr>
                  </w:rPrChange>
                </w:rPr>
                <w:t>6</w:t>
              </w:r>
            </w:ins>
            <w:ins w:id="142" w:author="Старостина Виктория Константиновна" w:date="2024-06-14T13:04:00Z">
              <w:r w:rsidRPr="009C0E29">
                <w:rPr>
                  <w:rFonts w:ascii="Times New Roman" w:eastAsia="Calibri" w:hAnsi="Times New Roman"/>
                  <w:bCs/>
                  <w:sz w:val="20"/>
                  <w:highlight w:val="yellow"/>
                  <w:rPrChange w:id="143" w:author="Старостина Виктория Константиновна" w:date="2024-06-14T13:05:00Z">
                    <w:rPr>
                      <w:rFonts w:ascii="Times New Roman" w:eastAsia="Calibri" w:hAnsi="Times New Roman"/>
                      <w:bCs/>
                      <w:sz w:val="20"/>
                    </w:rPr>
                  </w:rPrChange>
                </w:rPr>
                <w:t>,0</w:t>
              </w:r>
            </w:ins>
          </w:p>
          <w:p w14:paraId="0E85C5C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273х7,0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00A1C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75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1,00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4C3F1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E2F3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0688E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3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FE99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2,5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719C4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860A4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50</w:t>
            </w:r>
          </w:p>
          <w:p w14:paraId="7144B9C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7498EB46" w14:textId="77777777" w:rsidR="003655CF" w:rsidRDefault="00000000">
            <w:pPr>
              <w:jc w:val="center"/>
              <w:rPr>
                <w:ins w:id="144" w:author="Старостина Виктория Константиновна" w:date="2024-06-14T13:05:00Z"/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80</w:t>
            </w:r>
          </w:p>
          <w:p w14:paraId="2986DBBC" w14:textId="77777777" w:rsidR="003655CF" w:rsidRDefault="00000000">
            <w:pPr>
              <w:jc w:val="center"/>
              <w:rPr>
                <w:ins w:id="145" w:author="Старостина Виктория Константиновна" w:date="2024-06-14T13:05:00Z"/>
                <w:rFonts w:ascii="Times New Roman" w:eastAsia="Calibri" w:hAnsi="Times New Roman"/>
                <w:bCs/>
                <w:sz w:val="20"/>
              </w:rPr>
            </w:pPr>
            <w:ins w:id="146" w:author="Скородумова Анна Александровна" w:date="2024-06-20T07:52:00Z">
              <w:r w:rsidRPr="00BE1786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100</w:t>
              </w:r>
            </w:ins>
          </w:p>
          <w:p w14:paraId="35A8862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2F4B4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7897B15B" w14:textId="77777777" w:rsidTr="0082587B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35D4BC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2EE37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20</w:t>
            </w:r>
          </w:p>
          <w:p w14:paraId="08D9751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196EE9C6" w14:textId="77777777" w:rsidR="003655CF" w:rsidRDefault="00000000">
            <w:pPr>
              <w:jc w:val="center"/>
              <w:rPr>
                <w:ins w:id="147" w:author="Скородумова Анна Александровна" w:date="2024-06-20T09:13:00Z"/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40</w:t>
            </w:r>
          </w:p>
          <w:p w14:paraId="4F0B1DA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  <w:lang w:val="en-US"/>
              </w:rPr>
            </w:pPr>
            <w:ins w:id="148" w:author="Старостина Виктория Константиновна" w:date="2024-06-14T13:02:00Z">
              <w:r w:rsidRPr="00527E51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65</w:t>
              </w:r>
            </w:ins>
          </w:p>
          <w:p w14:paraId="787D8FD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del w:id="149" w:author="Скородумова Анна Александровна" w:date="2024-06-20T09:13:00Z">
              <w:r w:rsidRPr="00527E51">
                <w:rPr>
                  <w:rFonts w:ascii="Times New Roman" w:eastAsia="Calibri" w:hAnsi="Times New Roman"/>
                  <w:bCs/>
                  <w:sz w:val="20"/>
                  <w:highlight w:val="yellow"/>
                  <w:lang w:val="en-US"/>
                </w:rPr>
                <w:delText>80</w:delText>
              </w:r>
            </w:del>
            <w:r w:rsidRPr="00AC44B9">
              <w:rPr>
                <w:rFonts w:ascii="Times New Roman" w:eastAsia="Calibri" w:hAnsi="Times New Roman"/>
                <w:bCs/>
                <w:sz w:val="20"/>
              </w:rPr>
              <w:t>150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052FB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03261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DA02B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A6508A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Пар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для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бездымного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горения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Steam for smokeless burning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6C8AD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7F3C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Клапана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32EF518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FV-0701A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,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лимитной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шайбы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087-SPI-007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Valve </w:t>
            </w:r>
          </w:p>
          <w:p w14:paraId="2216E822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FV-0701A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, restriction orifice 087-SPI-007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D4162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Факелу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5A6299A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087-FL-001A /</w:t>
            </w:r>
          </w:p>
          <w:p w14:paraId="13AE74F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Flare 087-FL-001A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C8F50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25х4,0</w:t>
            </w:r>
          </w:p>
          <w:p w14:paraId="066CDF3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32х4,5</w:t>
            </w:r>
          </w:p>
          <w:p w14:paraId="19BC1A5F" w14:textId="77777777" w:rsidR="003655CF" w:rsidRDefault="00000000">
            <w:pPr>
              <w:jc w:val="center"/>
              <w:rPr>
                <w:ins w:id="150" w:author="Скородумова Анна Александровна" w:date="2024-06-20T09:13:00Z"/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45х4,5</w:t>
            </w:r>
          </w:p>
          <w:p w14:paraId="604C7CB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</w:rPr>
            </w:pPr>
            <w:ins w:id="151" w:author="Старостина Виктория Константиновна" w:date="2024-06-14T13:02:00Z">
              <w:r w:rsidRPr="00527E51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76х5,0</w:t>
              </w:r>
            </w:ins>
          </w:p>
          <w:p w14:paraId="715A2A6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del w:id="152" w:author="Скородумова Анна Александровна" w:date="2024-06-20T09:13:00Z">
              <w:r w:rsidRPr="00527E51">
                <w:rPr>
                  <w:rFonts w:ascii="Times New Roman" w:eastAsia="Calibri" w:hAnsi="Times New Roman"/>
                  <w:bCs/>
                  <w:sz w:val="20"/>
                  <w:highlight w:val="yellow"/>
                  <w:lang w:val="en-US"/>
                </w:rPr>
                <w:delText>89х5,0</w:delText>
              </w:r>
            </w:del>
            <w:r w:rsidRPr="00AC44B9">
              <w:rPr>
                <w:rFonts w:ascii="Times New Roman" w:hAnsi="Times New Roman"/>
                <w:sz w:val="20"/>
              </w:rPr>
              <w:t>159х5,5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9F07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84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0,830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2BA61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F2FB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26999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3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DFC180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2,5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0F1E7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0FD82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50</w:t>
            </w:r>
          </w:p>
          <w:p w14:paraId="0DE50B3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26ED1BA6" w14:textId="77777777" w:rsidR="003655CF" w:rsidRDefault="00000000">
            <w:pPr>
              <w:jc w:val="center"/>
              <w:rPr>
                <w:ins w:id="153" w:author="Скородумова Анна Александровна" w:date="2024-06-20T09:14:00Z"/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60</w:t>
            </w:r>
          </w:p>
          <w:p w14:paraId="714A65C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ins w:id="154" w:author="Скородумова Анна Александровна" w:date="2024-06-20T07:53:00Z">
              <w:r w:rsidRPr="00BE1786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80</w:t>
              </w:r>
            </w:ins>
          </w:p>
          <w:p w14:paraId="4E2F5F2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del w:id="155" w:author="Скородумова Анна Александровна" w:date="2024-06-20T09:13:00Z">
              <w:r w:rsidRPr="00527E51">
                <w:rPr>
                  <w:rFonts w:ascii="Times New Roman" w:eastAsia="Calibri" w:hAnsi="Times New Roman"/>
                  <w:bCs/>
                  <w:sz w:val="20"/>
                  <w:highlight w:val="yellow"/>
                  <w:lang w:val="en-US"/>
                </w:rPr>
                <w:delText>80</w:delText>
              </w:r>
            </w:del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624FA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79EBFD29" w14:textId="77777777" w:rsidTr="0082587B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7BE685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475CE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20</w:t>
            </w:r>
          </w:p>
          <w:p w14:paraId="26C3C2A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25</w:t>
            </w:r>
          </w:p>
          <w:p w14:paraId="3F0ED450" w14:textId="77777777" w:rsidR="003655CF" w:rsidRDefault="00000000">
            <w:pPr>
              <w:jc w:val="center"/>
              <w:rPr>
                <w:ins w:id="156" w:author="Старостина Виктория Константиновна" w:date="2024-06-14T13:04:00Z"/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36F3C68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ins w:id="157" w:author="Старостина Виктория Константиновна" w:date="2024-06-14T13:04:00Z">
              <w:r w:rsidRPr="009C0E29">
                <w:rPr>
                  <w:rFonts w:ascii="Times New Roman" w:eastAsia="Calibri" w:hAnsi="Times New Roman"/>
                  <w:bCs/>
                  <w:sz w:val="20"/>
                  <w:highlight w:val="yellow"/>
                  <w:rPrChange w:id="158" w:author="Старостина Виктория Константиновна" w:date="2024-06-14T13:04:00Z">
                    <w:rPr>
                      <w:rFonts w:ascii="Times New Roman" w:eastAsia="Calibri" w:hAnsi="Times New Roman"/>
                      <w:bCs/>
                      <w:sz w:val="20"/>
                    </w:rPr>
                  </w:rPrChange>
                </w:rPr>
                <w:t>200</w:t>
              </w:r>
            </w:ins>
          </w:p>
          <w:p w14:paraId="4113C4C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074F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44C2F6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F821E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3A2A4F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Пар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для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бездымного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горения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Steam for smokeless burning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75EEC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56B04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Клапана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6EB52EB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FV-0702B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,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лимитной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шайбы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087-SPI-008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Valve </w:t>
            </w:r>
          </w:p>
          <w:p w14:paraId="37CD1E2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FV-0702B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, restriction orifice 087-SPI-008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0AC71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Факелу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5F83852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087-FL-001B / </w:t>
            </w:r>
          </w:p>
          <w:p w14:paraId="539923C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Flare 087-FL-001B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FE82F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25х4,0</w:t>
            </w:r>
          </w:p>
          <w:p w14:paraId="22F38A1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32х4,5</w:t>
            </w:r>
          </w:p>
          <w:p w14:paraId="74044819" w14:textId="77777777" w:rsidR="003655CF" w:rsidRDefault="00000000">
            <w:pPr>
              <w:jc w:val="center"/>
              <w:rPr>
                <w:ins w:id="159" w:author="Старостина Виктория Константиновна" w:date="2024-06-14T13:05:00Z"/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57х4,5</w:t>
            </w:r>
          </w:p>
          <w:p w14:paraId="634EE17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ins w:id="160" w:author="Старостина Виктория Константиновна" w:date="2024-06-14T13:05:00Z">
              <w:r w:rsidRPr="004B27E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219х6,0</w:t>
              </w:r>
            </w:ins>
          </w:p>
          <w:p w14:paraId="642B775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273х7,0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8EA69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75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1,00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99C21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831C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5B041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3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BA0F2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2,5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E30DD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96314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50</w:t>
            </w:r>
          </w:p>
          <w:p w14:paraId="0EECE0D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307A3122" w14:textId="77777777" w:rsidR="003655CF" w:rsidRDefault="00000000">
            <w:pPr>
              <w:jc w:val="center"/>
              <w:rPr>
                <w:ins w:id="161" w:author="Старостина Виктория Константиновна" w:date="2024-06-14T13:05:00Z"/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80</w:t>
            </w:r>
          </w:p>
          <w:p w14:paraId="5ABBB274" w14:textId="77777777" w:rsidR="003655CF" w:rsidRPr="003655CF" w:rsidRDefault="00000000">
            <w:pPr>
              <w:jc w:val="center"/>
              <w:rPr>
                <w:ins w:id="162" w:author="Старостина Виктория Константиновна" w:date="2024-06-14T13:05:00Z"/>
                <w:rFonts w:ascii="Times New Roman" w:eastAsia="Calibri" w:hAnsi="Times New Roman"/>
                <w:bCs/>
                <w:sz w:val="20"/>
                <w:lang w:val="en-US"/>
                <w:rPrChange w:id="163" w:author="Старостина Виктория Константиновна" w:date="2024-06-20T11:13:00Z">
                  <w:rPr>
                    <w:ins w:id="164" w:author="Старостина Виктория Константиновна" w:date="2024-06-14T13:05:00Z"/>
                    <w:rFonts w:ascii="Times New Roman" w:eastAsia="Calibri" w:hAnsi="Times New Roman"/>
                    <w:bCs/>
                    <w:sz w:val="20"/>
                  </w:rPr>
                </w:rPrChange>
              </w:rPr>
            </w:pPr>
            <w:ins w:id="165" w:author="Старостина Виктория Константиновна" w:date="2024-06-20T11:13:00Z">
              <w:r w:rsidRPr="004B14B3">
                <w:rPr>
                  <w:rFonts w:ascii="Times New Roman" w:eastAsia="Calibri" w:hAnsi="Times New Roman"/>
                  <w:bCs/>
                  <w:sz w:val="20"/>
                  <w:highlight w:val="yellow"/>
                  <w:lang w:val="en-US"/>
                  <w:rPrChange w:id="166" w:author="Старостина Виктория Константиновна" w:date="2024-06-20T11:13:00Z">
                    <w:rPr>
                      <w:rFonts w:ascii="Times New Roman" w:eastAsia="Calibri" w:hAnsi="Times New Roman"/>
                      <w:bCs/>
                      <w:sz w:val="20"/>
                      <w:lang w:val="en-US"/>
                    </w:rPr>
                  </w:rPrChange>
                </w:rPr>
                <w:t>100</w:t>
              </w:r>
            </w:ins>
          </w:p>
          <w:p w14:paraId="6DB9E27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3185F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2D704CCF" w14:textId="77777777" w:rsidTr="0082587B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5BF7D7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3FED4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20</w:t>
            </w:r>
          </w:p>
          <w:p w14:paraId="3B7FF9C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379EB198" w14:textId="77777777" w:rsidR="003655CF" w:rsidRDefault="00000000">
            <w:pPr>
              <w:jc w:val="center"/>
              <w:rPr>
                <w:ins w:id="167" w:author="Старостина Виктория Константиновна" w:date="2024-06-14T13:00:00Z"/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40</w:t>
            </w:r>
          </w:p>
          <w:p w14:paraId="5E0FEDA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ins w:id="168" w:author="Старостина Виктория Константиновна" w:date="2024-06-14T13:00:00Z">
              <w:r w:rsidRPr="009C0E29">
                <w:rPr>
                  <w:rFonts w:ascii="Times New Roman" w:eastAsia="Calibri" w:hAnsi="Times New Roman"/>
                  <w:bCs/>
                  <w:sz w:val="20"/>
                  <w:highlight w:val="yellow"/>
                  <w:rPrChange w:id="169" w:author="Старостина Виктория Константиновна" w:date="2024-06-14T13:00:00Z">
                    <w:rPr>
                      <w:rFonts w:ascii="Times New Roman" w:eastAsia="Calibri" w:hAnsi="Times New Roman"/>
                      <w:bCs/>
                      <w:sz w:val="20"/>
                    </w:rPr>
                  </w:rPrChange>
                </w:rPr>
                <w:t>65</w:t>
              </w:r>
            </w:ins>
          </w:p>
          <w:p w14:paraId="241E27C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80</w:t>
            </w:r>
          </w:p>
          <w:p w14:paraId="33E8783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5808E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597D1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210E8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3676AF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Пар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для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бездымного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горения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Steam for smokeless burning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73C8C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EB474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Клапана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081A2A5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FV-0702A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,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лимитной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шайбы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087-SPI-009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Valve </w:t>
            </w:r>
          </w:p>
          <w:p w14:paraId="6ED7F4C5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FV-0702A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, re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striction orifice 087-SPI-009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D6123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Факелу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4886A4E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087-FL-001B / </w:t>
            </w:r>
          </w:p>
          <w:p w14:paraId="7071C7D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Flare 087-FL-001B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0BDE8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25х4,0</w:t>
            </w:r>
          </w:p>
          <w:p w14:paraId="5A653BC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32х4,5</w:t>
            </w:r>
          </w:p>
          <w:p w14:paraId="78B26354" w14:textId="77777777" w:rsidR="003655CF" w:rsidRDefault="00000000">
            <w:pPr>
              <w:jc w:val="center"/>
              <w:rPr>
                <w:ins w:id="170" w:author="Старостина Виктория Константиновна" w:date="2024-06-14T13:00:00Z"/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45х4,5</w:t>
            </w:r>
          </w:p>
          <w:p w14:paraId="6E999642" w14:textId="77777777" w:rsidR="003655CF" w:rsidRP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rPrChange w:id="171" w:author="Старостина Виктория Константиновна" w:date="2024-06-14T13:00:00Z">
                  <w:rPr>
                    <w:rFonts w:ascii="Times New Roman" w:eastAsia="Calibri" w:hAnsi="Times New Roman"/>
                    <w:bCs/>
                    <w:sz w:val="20"/>
                    <w:lang w:val="en-US"/>
                  </w:rPr>
                </w:rPrChange>
              </w:rPr>
            </w:pPr>
            <w:ins w:id="172" w:author="Старостина Виктория Константиновна" w:date="2024-06-14T13:00:00Z">
              <w:r w:rsidRPr="009C0E29">
                <w:rPr>
                  <w:rFonts w:ascii="Times New Roman" w:eastAsia="Calibri" w:hAnsi="Times New Roman"/>
                  <w:bCs/>
                  <w:sz w:val="20"/>
                  <w:highlight w:val="yellow"/>
                  <w:rPrChange w:id="173" w:author="Старостина Виктория Константиновна" w:date="2024-06-14T13:00:00Z">
                    <w:rPr>
                      <w:rFonts w:ascii="Times New Roman" w:eastAsia="Calibri" w:hAnsi="Times New Roman"/>
                      <w:bCs/>
                      <w:sz w:val="20"/>
                    </w:rPr>
                  </w:rPrChange>
                </w:rPr>
                <w:t>76х5,0</w:t>
              </w:r>
            </w:ins>
          </w:p>
          <w:p w14:paraId="15264ED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89х5,0</w:t>
            </w:r>
          </w:p>
          <w:p w14:paraId="79ABB1D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159х5,5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D1C11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84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0,830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E8AC1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E3B4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D40B4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3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0598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2,5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37BAF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0C08D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50</w:t>
            </w:r>
          </w:p>
          <w:p w14:paraId="66BC170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58CBD868" w14:textId="77777777" w:rsidR="003655CF" w:rsidRDefault="00000000">
            <w:pPr>
              <w:jc w:val="center"/>
              <w:rPr>
                <w:ins w:id="174" w:author="Старостина Виктория Константиновна" w:date="2024-06-14T13:01:00Z"/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60</w:t>
            </w:r>
          </w:p>
          <w:p w14:paraId="1F39F37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ins w:id="175" w:author="Скородумова Анна Александровна" w:date="2024-06-20T07:54:00Z">
              <w:r w:rsidRPr="00BE1786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80</w:t>
              </w:r>
            </w:ins>
          </w:p>
          <w:p w14:paraId="0D3DBC0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80</w:t>
            </w:r>
          </w:p>
          <w:p w14:paraId="1462267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6979B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779D1D7F" w14:textId="77777777" w:rsidTr="0082587B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3F726C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156F2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25</w:t>
            </w:r>
          </w:p>
          <w:p w14:paraId="6256F84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40</w:t>
            </w:r>
          </w:p>
          <w:p w14:paraId="3D806B7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  <w:p w14:paraId="02A8086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58270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DDDA7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12C41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F8773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Пар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для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бездымного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горения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Steam for smokeless burning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03992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1680E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Трубопровода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087-SSB-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600 / Piping </w:t>
            </w:r>
          </w:p>
          <w:p w14:paraId="215BBF5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087-SSB-0600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C8208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Конденсатоотводчику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-002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Steam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trap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</w:p>
          <w:p w14:paraId="3394D68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-002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F6B9B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32х4,5</w:t>
            </w:r>
          </w:p>
          <w:p w14:paraId="673F253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45х4,5</w:t>
            </w:r>
          </w:p>
          <w:p w14:paraId="7C83FF3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108х5,0</w:t>
            </w:r>
          </w:p>
          <w:p w14:paraId="6EE265A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159х</w:t>
            </w:r>
            <w:r w:rsidRPr="00AC44B9">
              <w:rPr>
                <w:rFonts w:ascii="Times New Roman" w:hAnsi="Times New Roman"/>
                <w:sz w:val="20"/>
              </w:rPr>
              <w:t>5,5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618F2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75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1,00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BDB7E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46EE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5EB1D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3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D9417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2,5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B28E6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E33D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</w:rPr>
            </w:pPr>
            <w:del w:id="176" w:author="Скородумова Анна Александровна" w:date="2024-06-20T09:23:00Z">
              <w:r w:rsidRPr="00527E51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50</w:delText>
              </w:r>
            </w:del>
            <w:ins w:id="177" w:author="Скородумова Анна Александровна" w:date="2024-06-20T09:23:00Z">
              <w:r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9</w:t>
              </w:r>
              <w:r w:rsidRPr="00527E51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0</w:t>
              </w:r>
            </w:ins>
          </w:p>
          <w:p w14:paraId="04E806A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</w:rPr>
            </w:pPr>
            <w:del w:id="178" w:author="Скородумова Анна Александровна" w:date="2024-06-20T09:16:00Z">
              <w:r w:rsidRPr="00527E51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80</w:delText>
              </w:r>
            </w:del>
            <w:ins w:id="179" w:author="Скородумова Анна Александровна" w:date="2024-06-20T09:16:00Z">
              <w:r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9</w:t>
              </w:r>
              <w:r w:rsidRPr="00527E51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0</w:t>
              </w:r>
            </w:ins>
          </w:p>
          <w:p w14:paraId="54539BB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</w:rPr>
            </w:pPr>
            <w:del w:id="180" w:author="Скородумова Анна Александровна" w:date="2024-06-20T09:21:00Z">
              <w:r w:rsidRPr="00527E51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80</w:delText>
              </w:r>
            </w:del>
            <w:ins w:id="181" w:author="Скородумова Анна Александровна" w:date="2024-06-20T09:21:00Z">
              <w:r w:rsidRPr="00527E51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90</w:t>
              </w:r>
            </w:ins>
          </w:p>
          <w:p w14:paraId="2689A90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527E51">
              <w:rPr>
                <w:rFonts w:ascii="Times New Roman" w:eastAsia="Calibri" w:hAnsi="Times New Roman"/>
                <w:bCs/>
                <w:sz w:val="20"/>
                <w:highlight w:val="yellow"/>
              </w:rPr>
              <w:t>100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263A7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T</w:t>
            </w:r>
          </w:p>
        </w:tc>
      </w:tr>
      <w:tr w:rsidR="003655CF" w14:paraId="72839942" w14:textId="77777777" w:rsidTr="00FE0B0B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19B87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3876C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4531062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40</w:t>
            </w:r>
          </w:p>
          <w:p w14:paraId="04C70FC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80</w:t>
            </w:r>
          </w:p>
          <w:p w14:paraId="63B4B21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1C93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3041A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53903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D155A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Пар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для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бездымного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горения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Steam for smokeless burning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CF5A7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CEFBB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Трубопровода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087-SSB-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601 / Piping </w:t>
            </w:r>
          </w:p>
          <w:p w14:paraId="549BB65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087-SSB-0601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AFAC3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Конденсатоотводчику 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-003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Steam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trap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</w:p>
          <w:p w14:paraId="126E3D5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-003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34864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32х4,5</w:t>
            </w:r>
          </w:p>
          <w:p w14:paraId="3C1030C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45х4,5</w:t>
            </w:r>
          </w:p>
          <w:p w14:paraId="542D0E9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89х5,0</w:t>
            </w:r>
          </w:p>
          <w:p w14:paraId="5F95F38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4B14B3">
              <w:rPr>
                <w:rFonts w:ascii="Times New Roman" w:eastAsia="Calibri" w:hAnsi="Times New Roman"/>
                <w:bCs/>
                <w:sz w:val="20"/>
              </w:rPr>
              <w:t>108х5,0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AC43C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84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0,830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B0286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B5A8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9CB5B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3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F45B6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2,5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62D55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9FEF9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</w:rPr>
            </w:pPr>
            <w:del w:id="182" w:author="Скородумова Анна Александровна" w:date="2024-06-20T09:27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50</w:delText>
              </w:r>
            </w:del>
            <w:ins w:id="183" w:author="Скородумова Анна Александровна" w:date="2024-06-20T09:27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90</w:t>
              </w:r>
            </w:ins>
          </w:p>
          <w:p w14:paraId="1FB6F3B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del w:id="184" w:author="Скородумова Анна Александровна" w:date="2024-06-20T09:26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60</w:delText>
              </w:r>
            </w:del>
            <w:ins w:id="185" w:author="Скородумова Анна Александровна" w:date="2024-06-20T09:26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90</w:t>
              </w:r>
            </w:ins>
          </w:p>
          <w:p w14:paraId="48B032C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80</w:t>
            </w:r>
          </w:p>
          <w:p w14:paraId="2A99F0B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4B14B3">
              <w:rPr>
                <w:rFonts w:ascii="Times New Roman" w:eastAsia="Calibri" w:hAnsi="Times New Roman"/>
                <w:bCs/>
                <w:sz w:val="20"/>
              </w:rPr>
              <w:t>80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B3605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T</w:t>
            </w:r>
          </w:p>
        </w:tc>
      </w:tr>
    </w:tbl>
    <w:p w14:paraId="3D9B66E6" w14:textId="77777777" w:rsidR="003655CF" w:rsidRDefault="003655CF">
      <w:pPr>
        <w:rPr>
          <w:lang w:val="en-US"/>
        </w:rPr>
      </w:pPr>
    </w:p>
    <w:tbl>
      <w:tblPr>
        <w:tblW w:w="222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709"/>
        <w:gridCol w:w="850"/>
        <w:gridCol w:w="1134"/>
        <w:gridCol w:w="1418"/>
        <w:gridCol w:w="1134"/>
        <w:gridCol w:w="1417"/>
        <w:gridCol w:w="1134"/>
        <w:gridCol w:w="993"/>
        <w:gridCol w:w="1559"/>
        <w:gridCol w:w="1134"/>
        <w:gridCol w:w="1276"/>
        <w:gridCol w:w="850"/>
        <w:gridCol w:w="1134"/>
        <w:gridCol w:w="1134"/>
        <w:gridCol w:w="992"/>
        <w:gridCol w:w="1134"/>
        <w:gridCol w:w="1134"/>
        <w:gridCol w:w="851"/>
        <w:gridCol w:w="1559"/>
      </w:tblGrid>
      <w:tr w:rsidR="003655CF" w14:paraId="6098A2B4" w14:textId="77777777" w:rsidTr="0082587B">
        <w:trPr>
          <w:trHeight w:val="567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74B0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Изм./ Rev.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1959A8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Номер линии / Line No. 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35681E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Термообработка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сварных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швов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Post Weld Heat Treatment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8C2C96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№  монтажно-технологической схемы / P&amp;ID No.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5FEC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Испытания на прочность и плотность / Strength Tests  </w:t>
            </w: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7FC5AF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Дополнительное испытание на герметич</w:t>
            </w:r>
            <w:r w:rsidRPr="00AC44B9">
              <w:rPr>
                <w:rFonts w:ascii="Times New Roman" w:hAnsi="Times New Roman"/>
                <w:sz w:val="20"/>
              </w:rPr>
              <w:t xml:space="preserve">ность / Leakage Test  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73A3F1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Горючесть/воспламеняемость (в соответствии с ГОСТ 12.1.044-89)и / Combustibility / flammability (according to GOST 12.1.044-89)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093709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Класс опасности среды (в соответствии с ГОСТ 12.1.007-76) / Medium hazard class (according to GOST 12.1.007-76)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353D1E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Категория и группа трубопровода по ГОСТ 32569-2013 / Pipeline Group and category according to GOST 32569-2013) 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1A99FA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Группа среды по ТР ТС 03</w:t>
            </w:r>
            <w:r w:rsidRPr="00AC44B9">
              <w:rPr>
                <w:rFonts w:ascii="Times New Roman" w:hAnsi="Times New Roman"/>
                <w:sz w:val="20"/>
              </w:rPr>
              <w:t>2/2013 / Fluid Group according TR CU 032/2013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35FB89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Категория трубопровода по </w:t>
            </w:r>
            <w:r>
              <w:rPr>
                <w:rFonts w:ascii="Times New Roman" w:hAnsi="Times New Roman"/>
                <w:sz w:val="20"/>
                <w:lang w:val="en-US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ТР ТС 032/2013 / Pipeline Category according TR CU 032/2013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A3965A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Неразрушающий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контроль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сварных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швов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, % / Nondestructive welding joints control %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6FD879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Объём стилоскопирования сварных швов, % / PMI, % of welds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7488AF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линия / Critical Line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5082C6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Методы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очистки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(</w:t>
            </w:r>
            <w:r w:rsidRPr="00AC44B9">
              <w:rPr>
                <w:rFonts w:ascii="Times New Roman" w:hAnsi="Times New Roman"/>
                <w:sz w:val="20"/>
              </w:rPr>
              <w:t>продувка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</w:t>
            </w:r>
            <w:r w:rsidRPr="00AC44B9">
              <w:rPr>
                <w:rFonts w:ascii="Times New Roman" w:hAnsi="Times New Roman"/>
                <w:sz w:val="20"/>
              </w:rPr>
              <w:t>пропарка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</w:t>
            </w:r>
            <w:r w:rsidRPr="00AC44B9">
              <w:rPr>
                <w:rFonts w:ascii="Times New Roman" w:hAnsi="Times New Roman"/>
                <w:sz w:val="20"/>
              </w:rPr>
              <w:t>промывка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) / Cleaning Methods (purging / steaming / flushing)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59B486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Отбраковочная толщина, мм / Rejection thickness, mm 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1345B1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Примечание/ Remark </w:t>
            </w:r>
          </w:p>
        </w:tc>
      </w:tr>
      <w:tr w:rsidR="003655CF" w14:paraId="2AA6737A" w14:textId="77777777" w:rsidTr="0082587B">
        <w:trPr>
          <w:trHeight w:val="2166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6C98D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F1138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479DE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42266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87A5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A734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/ Pressure MPa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49D6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EB6ED2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/ Pressure MPa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AB5CE1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ΔP% падение давления / ΔP% pressure loss </w:t>
            </w: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0DE30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8C55C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81FCF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790352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812054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C2118E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2842AA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923192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84A89F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45BBE5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461BD4" w14:textId="77777777" w:rsidR="003655CF" w:rsidRDefault="003655CF">
            <w:pPr>
              <w:rPr>
                <w:rFonts w:cs="Arial"/>
                <w:sz w:val="20"/>
              </w:rPr>
            </w:pPr>
          </w:p>
        </w:tc>
      </w:tr>
      <w:tr w:rsidR="003655CF" w14:paraId="071C0E18" w14:textId="77777777" w:rsidTr="0038672B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8D288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A182A0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CF815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6342B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C16E3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6BDF5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24263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99667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B9701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CD3F0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B581B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FED4E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FBFF3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3955C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5BA39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5E157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2AF22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56DBD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FC2F4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6D591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36</w:t>
            </w:r>
          </w:p>
        </w:tc>
      </w:tr>
      <w:tr w:rsidR="003655CF" w14:paraId="310F419D" w14:textId="77777777" w:rsidTr="0038672B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557034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BE71A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087-MS-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600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AE9B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83CC7E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-00002, 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48E98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3374F4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3,720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1A5BC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3ECDE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6E327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302BB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DC914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BF413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В-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III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35B9B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1858E" w14:textId="77777777" w:rsidR="003655CF" w:rsidRPr="003655CF" w:rsidRDefault="00000000">
            <w:pPr>
              <w:jc w:val="center"/>
              <w:rPr>
                <w:del w:id="186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187" w:author="Старостина Виктория Константиновна" w:date="2024-06-11T14:51:00Z">
                  <w:rPr>
                    <w:del w:id="188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189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190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490D72A6" w14:textId="77777777" w:rsidR="003655CF" w:rsidRPr="003655CF" w:rsidRDefault="00000000">
            <w:pPr>
              <w:jc w:val="center"/>
              <w:rPr>
                <w:del w:id="191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192" w:author="Старостина Виктория Константиновна" w:date="2024-06-11T14:51:00Z">
                  <w:rPr>
                    <w:del w:id="193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194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195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23F430E2" w14:textId="77777777" w:rsidR="003655CF" w:rsidRPr="003655CF" w:rsidRDefault="00000000">
            <w:pPr>
              <w:jc w:val="center"/>
              <w:rPr>
                <w:del w:id="196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197" w:author="Старостина Виктория Константиновна" w:date="2024-06-11T14:51:00Z">
                  <w:rPr>
                    <w:del w:id="198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199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200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6A041B20" w14:textId="77777777" w:rsidR="003655CF" w:rsidRPr="003655CF" w:rsidRDefault="00000000">
            <w:pPr>
              <w:jc w:val="center"/>
              <w:rPr>
                <w:del w:id="201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202" w:author="Старостина Виктория Константиновна" w:date="2024-06-11T14:51:00Z">
                  <w:rPr>
                    <w:del w:id="203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204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205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3A919057" w14:textId="77777777" w:rsidR="003655CF" w:rsidRPr="003655CF" w:rsidRDefault="00000000">
            <w:pPr>
              <w:jc w:val="center"/>
              <w:rPr>
                <w:del w:id="206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207" w:author="Старостина Виктория Константиновна" w:date="2024-06-11T14:51:00Z">
                  <w:rPr>
                    <w:del w:id="208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209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210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1</w:delText>
              </w:r>
            </w:del>
          </w:p>
          <w:p w14:paraId="7D5B1ACA" w14:textId="77777777" w:rsidR="003655CF" w:rsidRPr="003655CF" w:rsidRDefault="00000000">
            <w:pPr>
              <w:jc w:val="center"/>
              <w:rPr>
                <w:del w:id="211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212" w:author="Старостина Виктория Константиновна" w:date="2024-06-11T14:51:00Z">
                  <w:rPr>
                    <w:del w:id="213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214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215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1</w:delText>
              </w:r>
            </w:del>
          </w:p>
          <w:p w14:paraId="2B1FB8A3" w14:textId="77777777" w:rsidR="003655CF" w:rsidRPr="003655CF" w:rsidRDefault="00000000">
            <w:pPr>
              <w:jc w:val="center"/>
              <w:rPr>
                <w:del w:id="216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217" w:author="Старостина Виктория Константиновна" w:date="2024-06-11T14:51:00Z">
                  <w:rPr>
                    <w:del w:id="218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219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220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2</w:delText>
              </w:r>
            </w:del>
          </w:p>
          <w:p w14:paraId="7AFB056D" w14:textId="77777777" w:rsidR="003655CF" w:rsidRPr="003655CF" w:rsidRDefault="00000000">
            <w:pPr>
              <w:jc w:val="center"/>
              <w:rPr>
                <w:rFonts w:ascii="Times New Roman" w:hAnsi="Times New Roman"/>
                <w:sz w:val="20"/>
                <w:highlight w:val="yellow"/>
                <w:lang w:val="en-US"/>
                <w:rPrChange w:id="221" w:author="Старостина Виктория Константиновна" w:date="2024-06-11T14:51:00Z">
                  <w:rPr>
                    <w:rFonts w:ascii="Times New Roman" w:hAnsi="Times New Roman"/>
                    <w:sz w:val="20"/>
                    <w:lang w:val="en-US"/>
                  </w:rPr>
                </w:rPrChange>
              </w:rPr>
            </w:pPr>
            <w:r w:rsidRPr="00AC44B9">
              <w:rPr>
                <w:rFonts w:ascii="Times New Roman" w:hAnsi="Times New Roman"/>
                <w:sz w:val="20"/>
                <w:highlight w:val="yellow"/>
                <w:rPrChange w:id="222" w:author="Старостина Виктория Константиновна" w:date="2024-06-11T14:51:00Z">
                  <w:rPr>
                    <w:rFonts w:ascii="Times New Roman" w:hAnsi="Times New Roman"/>
                    <w:sz w:val="20"/>
                  </w:rPr>
                </w:rPrChange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0C19F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4DCE4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EEA18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6EB792EE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8C9AF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1BBC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1,0</w:t>
            </w:r>
          </w:p>
          <w:p w14:paraId="6D2E07D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19F01D6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2BA3A3F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3FD7495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2,0</w:t>
            </w:r>
          </w:p>
          <w:p w14:paraId="4125C1C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2,5</w:t>
            </w:r>
          </w:p>
          <w:p w14:paraId="608714E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3,0</w:t>
            </w:r>
          </w:p>
          <w:p w14:paraId="393AC60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CCC787" w14:textId="77777777" w:rsidR="003655CF" w:rsidRDefault="00000000">
            <w:pPr>
              <w:ind w:left="-108" w:right="-108"/>
              <w:jc w:val="center"/>
            </w:pPr>
            <w:r w:rsidRPr="00AC44B9">
              <w:rPr>
                <w:rFonts w:ascii="Times New Roman" w:hAnsi="Times New Roman"/>
                <w:sz w:val="20"/>
              </w:rPr>
              <w:t>Эксплуатационная категория тр-дов пара и горячей воды - I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V</w:t>
            </w:r>
            <w:r w:rsidRPr="00AC44B9">
              <w:rPr>
                <w:rFonts w:ascii="Times New Roman" w:hAnsi="Times New Roman"/>
                <w:sz w:val="20"/>
              </w:rPr>
              <w:t>э</w:t>
            </w:r>
          </w:p>
        </w:tc>
      </w:tr>
      <w:tr w:rsidR="003655CF" w14:paraId="4A3CA8F9" w14:textId="77777777" w:rsidTr="0038672B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54E706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2F937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087-MS-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3A191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E1A323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3C1B0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E5C6E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3,720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0CE40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941B3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E5A5F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1CAE0E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4E17D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F51F48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В-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III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BDE7C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05504" w14:textId="77777777" w:rsidR="003655CF" w:rsidRPr="003655CF" w:rsidRDefault="00000000">
            <w:pPr>
              <w:jc w:val="center"/>
              <w:rPr>
                <w:del w:id="223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224" w:author="Старостина Виктория Константиновна" w:date="2024-06-11T14:51:00Z">
                  <w:rPr>
                    <w:del w:id="225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226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227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1A7A50FF" w14:textId="77777777" w:rsidR="003655CF" w:rsidRPr="003655CF" w:rsidRDefault="00000000">
            <w:pPr>
              <w:jc w:val="center"/>
              <w:rPr>
                <w:del w:id="228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229" w:author="Старостина Виктория Константиновна" w:date="2024-06-11T14:51:00Z">
                  <w:rPr>
                    <w:del w:id="230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231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232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6182189B" w14:textId="77777777" w:rsidR="003655CF" w:rsidRPr="003655CF" w:rsidRDefault="00000000">
            <w:pPr>
              <w:jc w:val="center"/>
              <w:rPr>
                <w:rFonts w:ascii="Times New Roman" w:hAnsi="Times New Roman"/>
                <w:sz w:val="20"/>
                <w:highlight w:val="yellow"/>
                <w:rPrChange w:id="233" w:author="Старостина Виктория Константиновна" w:date="2024-06-11T14:51:00Z">
                  <w:rPr>
                    <w:rFonts w:ascii="Times New Roman" w:hAnsi="Times New Roman"/>
                    <w:sz w:val="20"/>
                  </w:rPr>
                </w:rPrChange>
              </w:rPr>
            </w:pPr>
            <w:r w:rsidRPr="00AC44B9">
              <w:rPr>
                <w:rFonts w:ascii="Times New Roman" w:hAnsi="Times New Roman"/>
                <w:sz w:val="20"/>
                <w:highlight w:val="yellow"/>
                <w:rPrChange w:id="234" w:author="Старостина Виктория Константиновна" w:date="2024-06-11T14:51:00Z">
                  <w:rPr>
                    <w:rFonts w:ascii="Times New Roman" w:hAnsi="Times New Roman"/>
                    <w:sz w:val="20"/>
                  </w:rPr>
                </w:rPrChange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F6E79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1EB02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5848B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1AE9928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A82CC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CA83F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7F34907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1E97E06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2,5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87C27A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Эксплуатационная категория тр-дов пара и горячей воды - I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V</w:t>
            </w:r>
            <w:r w:rsidRPr="00AC44B9">
              <w:rPr>
                <w:rFonts w:ascii="Times New Roman" w:hAnsi="Times New Roman"/>
                <w:sz w:val="20"/>
              </w:rPr>
              <w:t>э</w:t>
            </w:r>
          </w:p>
        </w:tc>
      </w:tr>
      <w:tr w:rsidR="003655CF" w14:paraId="3AC069D7" w14:textId="77777777" w:rsidTr="0038672B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B2C74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55295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600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20E31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B42744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00003, 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53541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CEB27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3,720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1D94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1932F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3F93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3D1051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7E2F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BC15DE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В-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III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9FDF8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5038BA" w14:textId="77777777" w:rsidR="003655CF" w:rsidRPr="003655CF" w:rsidRDefault="00000000">
            <w:pPr>
              <w:jc w:val="center"/>
              <w:rPr>
                <w:del w:id="235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236" w:author="Старостина Виктория Константиновна" w:date="2024-06-11T14:51:00Z">
                  <w:rPr>
                    <w:del w:id="237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238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239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7E9D3838" w14:textId="77777777" w:rsidR="003655CF" w:rsidRPr="003655CF" w:rsidRDefault="00000000">
            <w:pPr>
              <w:jc w:val="center"/>
              <w:rPr>
                <w:del w:id="240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241" w:author="Старостина Виктория Константиновна" w:date="2024-06-11T14:51:00Z">
                  <w:rPr>
                    <w:del w:id="242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243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244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7082B7E6" w14:textId="77777777" w:rsidR="003655CF" w:rsidRPr="003655CF" w:rsidRDefault="00000000">
            <w:pPr>
              <w:jc w:val="center"/>
              <w:rPr>
                <w:del w:id="245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246" w:author="Старостина Виктория Константиновна" w:date="2024-06-11T14:51:00Z">
                  <w:rPr>
                    <w:del w:id="247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248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249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61D5E09F" w14:textId="77777777" w:rsidR="003655CF" w:rsidRPr="003655CF" w:rsidRDefault="00000000">
            <w:pPr>
              <w:jc w:val="center"/>
              <w:rPr>
                <w:rFonts w:ascii="Times New Roman" w:hAnsi="Times New Roman"/>
                <w:sz w:val="20"/>
                <w:highlight w:val="yellow"/>
                <w:rPrChange w:id="250" w:author="Старостина Виктория Константиновна" w:date="2024-06-11T14:51:00Z">
                  <w:rPr>
                    <w:rFonts w:ascii="Times New Roman" w:hAnsi="Times New Roman"/>
                    <w:sz w:val="20"/>
                  </w:rPr>
                </w:rPrChange>
              </w:rPr>
            </w:pPr>
            <w:r w:rsidRPr="00AC44B9">
              <w:rPr>
                <w:rFonts w:ascii="Times New Roman" w:hAnsi="Times New Roman"/>
                <w:sz w:val="20"/>
                <w:highlight w:val="yellow"/>
                <w:rPrChange w:id="251" w:author="Старостина Виктория Константиновна" w:date="2024-06-11T14:51:00Z">
                  <w:rPr>
                    <w:rFonts w:ascii="Times New Roman" w:hAnsi="Times New Roman"/>
                    <w:sz w:val="20"/>
                  </w:rPr>
                </w:rPrChange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72D8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3A2786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0B223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3D2C45F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85C29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87FAB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1,0</w:t>
            </w:r>
          </w:p>
          <w:p w14:paraId="5FAA3E1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211C9248" w14:textId="77777777" w:rsidR="003655CF" w:rsidRDefault="00000000">
            <w:pPr>
              <w:jc w:val="center"/>
              <w:rPr>
                <w:ins w:id="252" w:author="Старостина Виктория Константиновна" w:date="2024-06-14T13:18:00Z"/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6024A82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ins w:id="253" w:author="Старостина Виктория Константиновна" w:date="2024-06-14T13:49:00Z">
              <w:r w:rsidRPr="00AD1E22">
                <w:rPr>
                  <w:rFonts w:ascii="Times New Roman" w:hAnsi="Times New Roman"/>
                  <w:sz w:val="20"/>
                  <w:highlight w:val="yellow"/>
                  <w:lang w:val="en-US"/>
                  <w:rPrChange w:id="254" w:author="Старостина Виктория Константиновна" w:date="2024-06-14T13:50:00Z">
                    <w:rPr>
                      <w:rFonts w:ascii="Times New Roman" w:hAnsi="Times New Roman"/>
                      <w:sz w:val="20"/>
                      <w:lang w:val="en-US"/>
                    </w:rPr>
                  </w:rPrChange>
                </w:rPr>
                <w:t>2,5</w:t>
              </w:r>
            </w:ins>
          </w:p>
          <w:p w14:paraId="7953AB6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3,0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E3299F" w14:textId="77777777" w:rsidR="003655CF" w:rsidRDefault="00000000">
            <w:pPr>
              <w:ind w:left="-108" w:right="-108"/>
              <w:jc w:val="center"/>
            </w:pPr>
            <w:r w:rsidRPr="00AC44B9">
              <w:rPr>
                <w:rFonts w:ascii="Times New Roman" w:hAnsi="Times New Roman"/>
                <w:sz w:val="20"/>
              </w:rPr>
              <w:t>Эксплуатационная категория тр-дов пара и горячей воды - I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V</w:t>
            </w:r>
            <w:r w:rsidRPr="00AC44B9">
              <w:rPr>
                <w:rFonts w:ascii="Times New Roman" w:hAnsi="Times New Roman"/>
                <w:sz w:val="20"/>
              </w:rPr>
              <w:t>э</w:t>
            </w:r>
          </w:p>
        </w:tc>
      </w:tr>
      <w:tr w:rsidR="003655CF" w14:paraId="59DBEF32" w14:textId="77777777" w:rsidTr="0038672B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A935F9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88554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601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3BFA4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FE62B2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00003, 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1D10E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1EE16F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3,720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BB45E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57C0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23A22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0FD5C8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8934F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C2DE3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В-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III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D4046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B9B923" w14:textId="77777777" w:rsidR="003655CF" w:rsidRPr="003655CF" w:rsidRDefault="00000000">
            <w:pPr>
              <w:jc w:val="center"/>
              <w:rPr>
                <w:del w:id="255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256" w:author="Старостина Виктория Константиновна" w:date="2024-06-11T14:51:00Z">
                  <w:rPr>
                    <w:del w:id="257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258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259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100045C4" w14:textId="77777777" w:rsidR="003655CF" w:rsidRPr="003655CF" w:rsidRDefault="00000000">
            <w:pPr>
              <w:jc w:val="center"/>
              <w:rPr>
                <w:del w:id="260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261" w:author="Старостина Виктория Константиновна" w:date="2024-06-11T14:51:00Z">
                  <w:rPr>
                    <w:del w:id="262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263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264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75811FB4" w14:textId="77777777" w:rsidR="003655CF" w:rsidRPr="003655CF" w:rsidRDefault="00000000">
            <w:pPr>
              <w:jc w:val="center"/>
              <w:rPr>
                <w:del w:id="265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266" w:author="Старостина Виктория Константиновна" w:date="2024-06-11T14:51:00Z">
                  <w:rPr>
                    <w:del w:id="267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268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269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75AA42BC" w14:textId="77777777" w:rsidR="003655CF" w:rsidRPr="003655CF" w:rsidRDefault="00000000">
            <w:pPr>
              <w:jc w:val="center"/>
              <w:rPr>
                <w:del w:id="270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271" w:author="Старостина Виктория Константиновна" w:date="2024-06-11T14:51:00Z">
                  <w:rPr>
                    <w:del w:id="272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273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274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1</w:delText>
              </w:r>
            </w:del>
          </w:p>
          <w:p w14:paraId="1FCF1A5D" w14:textId="77777777" w:rsidR="003655CF" w:rsidRPr="003655CF" w:rsidRDefault="00000000">
            <w:pPr>
              <w:jc w:val="center"/>
              <w:rPr>
                <w:rFonts w:ascii="Times New Roman" w:hAnsi="Times New Roman"/>
                <w:sz w:val="20"/>
                <w:highlight w:val="yellow"/>
                <w:rPrChange w:id="275" w:author="Старостина Виктория Константиновна" w:date="2024-06-11T14:51:00Z">
                  <w:rPr>
                    <w:rFonts w:ascii="Times New Roman" w:hAnsi="Times New Roman"/>
                    <w:sz w:val="20"/>
                  </w:rPr>
                </w:rPrChange>
              </w:rPr>
            </w:pPr>
            <w:r w:rsidRPr="00AC44B9">
              <w:rPr>
                <w:rFonts w:ascii="Times New Roman" w:hAnsi="Times New Roman"/>
                <w:sz w:val="20"/>
                <w:highlight w:val="yellow"/>
                <w:rPrChange w:id="276" w:author="Старостина Виктория Константиновна" w:date="2024-06-11T14:51:00Z">
                  <w:rPr>
                    <w:rFonts w:ascii="Times New Roman" w:hAnsi="Times New Roman"/>
                    <w:sz w:val="20"/>
                  </w:rPr>
                </w:rPrChange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33233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DA24F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C8A52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5274439F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31A0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1A74A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1,0</w:t>
            </w:r>
          </w:p>
          <w:p w14:paraId="1DF9288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7A943CA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23E881D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del w:id="277" w:author="Старостина Виктория Константиновна" w:date="2024-06-20T13:46:00Z">
              <w:r>
                <w:rPr>
                  <w:rFonts w:ascii="Times New Roman" w:hAnsi="Times New Roman"/>
                  <w:sz w:val="20"/>
                  <w:lang w:val="en-US"/>
                </w:rPr>
                <w:delText>1,5</w:delText>
              </w:r>
            </w:del>
            <w:ins w:id="278" w:author="Старостина Виктория Константиновна" w:date="2024-06-14T13:49:00Z">
              <w:r w:rsidRPr="00AD1E22">
                <w:rPr>
                  <w:rFonts w:ascii="Times New Roman" w:hAnsi="Times New Roman"/>
                  <w:sz w:val="20"/>
                  <w:highlight w:val="yellow"/>
                  <w:lang w:val="en-US"/>
                  <w:rPrChange w:id="279" w:author="Старостина Виктория Константиновна" w:date="2024-06-14T13:49:00Z">
                    <w:rPr>
                      <w:rFonts w:ascii="Times New Roman" w:hAnsi="Times New Roman"/>
                      <w:sz w:val="20"/>
                      <w:lang w:val="en-US"/>
                    </w:rPr>
                  </w:rPrChange>
                </w:rPr>
                <w:t>2,0</w:t>
              </w:r>
            </w:ins>
          </w:p>
          <w:p w14:paraId="29C978D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2E5768" w14:textId="77777777" w:rsidR="003655CF" w:rsidRDefault="00000000">
            <w:pPr>
              <w:ind w:left="-108" w:right="-108"/>
              <w:jc w:val="center"/>
            </w:pPr>
            <w:r w:rsidRPr="00AC44B9">
              <w:rPr>
                <w:rFonts w:ascii="Times New Roman" w:hAnsi="Times New Roman"/>
                <w:sz w:val="20"/>
              </w:rPr>
              <w:t>Эксплуатационная категория тр-дов пара и горячей воды - I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V</w:t>
            </w:r>
            <w:r w:rsidRPr="00AC44B9">
              <w:rPr>
                <w:rFonts w:ascii="Times New Roman" w:hAnsi="Times New Roman"/>
                <w:sz w:val="20"/>
              </w:rPr>
              <w:t>э</w:t>
            </w:r>
          </w:p>
        </w:tc>
      </w:tr>
      <w:tr w:rsidR="003655CF" w14:paraId="27C16305" w14:textId="77777777" w:rsidTr="0038672B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7436C4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65E2B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602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B7FE7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AB0A75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00003, 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BCE68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E4691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3,720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A14D7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2660B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584D8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A3FF9A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91879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AB09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В-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III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25BF2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228E96" w14:textId="77777777" w:rsidR="003655CF" w:rsidRPr="003655CF" w:rsidRDefault="00000000">
            <w:pPr>
              <w:jc w:val="center"/>
              <w:rPr>
                <w:del w:id="280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281" w:author="Старостина Виктория Константиновна" w:date="2024-06-11T14:51:00Z">
                  <w:rPr>
                    <w:del w:id="282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283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284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34C4E77C" w14:textId="77777777" w:rsidR="003655CF" w:rsidRPr="003655CF" w:rsidRDefault="00000000">
            <w:pPr>
              <w:jc w:val="center"/>
              <w:rPr>
                <w:del w:id="285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286" w:author="Старостина Виктория Константиновна" w:date="2024-06-11T14:51:00Z">
                  <w:rPr>
                    <w:del w:id="287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288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289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00F15578" w14:textId="77777777" w:rsidR="003655CF" w:rsidRPr="003655CF" w:rsidRDefault="00000000">
            <w:pPr>
              <w:jc w:val="center"/>
              <w:rPr>
                <w:del w:id="290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291" w:author="Старостина Виктория Константиновна" w:date="2024-06-11T14:51:00Z">
                  <w:rPr>
                    <w:del w:id="292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293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294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456892C4" w14:textId="77777777" w:rsidR="003655CF" w:rsidRPr="003655CF" w:rsidRDefault="00000000">
            <w:pPr>
              <w:jc w:val="center"/>
              <w:rPr>
                <w:rFonts w:ascii="Times New Roman" w:hAnsi="Times New Roman"/>
                <w:sz w:val="20"/>
                <w:highlight w:val="yellow"/>
                <w:rPrChange w:id="295" w:author="Старостина Виктория Константиновна" w:date="2024-06-11T14:51:00Z">
                  <w:rPr>
                    <w:rFonts w:ascii="Times New Roman" w:hAnsi="Times New Roman"/>
                    <w:sz w:val="20"/>
                  </w:rPr>
                </w:rPrChange>
              </w:rPr>
            </w:pPr>
            <w:r w:rsidRPr="00AC44B9">
              <w:rPr>
                <w:rFonts w:ascii="Times New Roman" w:hAnsi="Times New Roman"/>
                <w:sz w:val="20"/>
                <w:highlight w:val="yellow"/>
                <w:rPrChange w:id="296" w:author="Старостина Виктория Константиновна" w:date="2024-06-11T14:51:00Z">
                  <w:rPr>
                    <w:rFonts w:ascii="Times New Roman" w:hAnsi="Times New Roman"/>
                    <w:sz w:val="20"/>
                  </w:rPr>
                </w:rPrChange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D34F8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9FE48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0F2F7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6E9CBDF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2FE55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7D771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1,0</w:t>
            </w:r>
          </w:p>
          <w:p w14:paraId="0E4EBAA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7D5C21FC" w14:textId="77777777" w:rsidR="003655CF" w:rsidRDefault="00000000">
            <w:pPr>
              <w:jc w:val="center"/>
              <w:rPr>
                <w:ins w:id="297" w:author="Старостина Виктория Константиновна" w:date="2024-06-14T13:18:00Z"/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5290C80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ins w:id="298" w:author="Старостина Виктория Константиновна" w:date="2024-06-14T13:49:00Z">
              <w:r w:rsidRPr="00AD1E22">
                <w:rPr>
                  <w:rFonts w:ascii="Times New Roman" w:hAnsi="Times New Roman"/>
                  <w:sz w:val="20"/>
                  <w:highlight w:val="yellow"/>
                  <w:lang w:val="en-US"/>
                  <w:rPrChange w:id="299" w:author="Старостина Виктория Константиновна" w:date="2024-06-14T13:49:00Z">
                    <w:rPr>
                      <w:rFonts w:ascii="Times New Roman" w:hAnsi="Times New Roman"/>
                      <w:sz w:val="20"/>
                      <w:lang w:val="en-US"/>
                    </w:rPr>
                  </w:rPrChange>
                </w:rPr>
                <w:t>2,5</w:t>
              </w:r>
            </w:ins>
          </w:p>
          <w:p w14:paraId="17562AE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3,0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B7C304" w14:textId="77777777" w:rsidR="003655CF" w:rsidRDefault="00000000">
            <w:pPr>
              <w:ind w:left="-108" w:right="-108"/>
              <w:jc w:val="center"/>
            </w:pPr>
            <w:r w:rsidRPr="00AC44B9">
              <w:rPr>
                <w:rFonts w:ascii="Times New Roman" w:hAnsi="Times New Roman"/>
                <w:sz w:val="20"/>
              </w:rPr>
              <w:t>Эксплуатационная категория тр-дов пара и горячей воды - I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V</w:t>
            </w:r>
            <w:r w:rsidRPr="00AC44B9">
              <w:rPr>
                <w:rFonts w:ascii="Times New Roman" w:hAnsi="Times New Roman"/>
                <w:sz w:val="20"/>
              </w:rPr>
              <w:t>э</w:t>
            </w:r>
          </w:p>
        </w:tc>
      </w:tr>
      <w:tr w:rsidR="003655CF" w14:paraId="13D8849A" w14:textId="77777777" w:rsidTr="0038672B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00863E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AC0A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2EA9F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3BC2B2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00003, 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90F8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C6EC8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3,720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6D534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FDEB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B1221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7500D3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AD9B4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2A0F70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В-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III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9F1B1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DE6424" w14:textId="77777777" w:rsidR="003655CF" w:rsidRPr="003655CF" w:rsidRDefault="00000000">
            <w:pPr>
              <w:jc w:val="center"/>
              <w:rPr>
                <w:del w:id="300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301" w:author="Старостина Виктория Константиновна" w:date="2024-06-11T14:51:00Z">
                  <w:rPr>
                    <w:del w:id="302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303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304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63B4BAC7" w14:textId="77777777" w:rsidR="003655CF" w:rsidRPr="003655CF" w:rsidRDefault="00000000">
            <w:pPr>
              <w:jc w:val="center"/>
              <w:rPr>
                <w:del w:id="305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306" w:author="Старостина Виктория Константиновна" w:date="2024-06-11T14:51:00Z">
                  <w:rPr>
                    <w:del w:id="307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308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309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276E4E51" w14:textId="77777777" w:rsidR="003655CF" w:rsidRPr="003655CF" w:rsidRDefault="00000000">
            <w:pPr>
              <w:jc w:val="center"/>
              <w:rPr>
                <w:del w:id="310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311" w:author="Старостина Виктория Константиновна" w:date="2024-06-11T14:51:00Z">
                  <w:rPr>
                    <w:del w:id="312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313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314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4DBF5417" w14:textId="77777777" w:rsidR="003655CF" w:rsidRPr="003655CF" w:rsidRDefault="00000000">
            <w:pPr>
              <w:jc w:val="center"/>
              <w:rPr>
                <w:del w:id="315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316" w:author="Старостина Виктория Константиновна" w:date="2024-06-11T14:51:00Z">
                  <w:rPr>
                    <w:del w:id="317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318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319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1</w:delText>
              </w:r>
            </w:del>
          </w:p>
          <w:p w14:paraId="4009C7F4" w14:textId="77777777" w:rsidR="003655CF" w:rsidRPr="003655CF" w:rsidRDefault="00000000">
            <w:pPr>
              <w:jc w:val="center"/>
              <w:rPr>
                <w:rFonts w:ascii="Times New Roman" w:hAnsi="Times New Roman"/>
                <w:sz w:val="20"/>
                <w:highlight w:val="yellow"/>
                <w:rPrChange w:id="320" w:author="Старостина Виктория Константиновна" w:date="2024-06-11T14:51:00Z">
                  <w:rPr>
                    <w:rFonts w:ascii="Times New Roman" w:hAnsi="Times New Roman"/>
                    <w:sz w:val="20"/>
                  </w:rPr>
                </w:rPrChange>
              </w:rPr>
            </w:pPr>
            <w:r w:rsidRPr="00AC44B9">
              <w:rPr>
                <w:rFonts w:ascii="Times New Roman" w:hAnsi="Times New Roman"/>
                <w:sz w:val="20"/>
                <w:highlight w:val="yellow"/>
                <w:rPrChange w:id="321" w:author="Старостина Виктория Константиновна" w:date="2024-06-11T14:51:00Z">
                  <w:rPr>
                    <w:rFonts w:ascii="Times New Roman" w:hAnsi="Times New Roman"/>
                    <w:sz w:val="20"/>
                  </w:rPr>
                </w:rPrChange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48AE1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4A6E2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70E64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513EDAEE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61AB9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006C2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1,0</w:t>
            </w:r>
          </w:p>
          <w:p w14:paraId="7C41620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735B05F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06013AD7" w14:textId="77777777" w:rsidR="003655CF" w:rsidRPr="003655CF" w:rsidRDefault="00000000">
            <w:pPr>
              <w:jc w:val="center"/>
              <w:rPr>
                <w:ins w:id="322" w:author="Старостина Виктория Константиновна" w:date="2024-06-14T13:02:00Z"/>
                <w:rFonts w:ascii="Times New Roman" w:hAnsi="Times New Roman"/>
                <w:sz w:val="20"/>
                <w:lang w:val="en-US"/>
                <w:rPrChange w:id="323" w:author="Старостина Виктория Константиновна" w:date="2024-06-14T13:49:00Z">
                  <w:rPr>
                    <w:ins w:id="324" w:author="Старостина Виктория Константиновна" w:date="2024-06-14T13:02:00Z"/>
                    <w:rFonts w:ascii="Times New Roman" w:hAnsi="Times New Roman"/>
                    <w:sz w:val="20"/>
                  </w:rPr>
                </w:rPrChange>
              </w:rPr>
            </w:pPr>
            <w:ins w:id="325" w:author="Старостина Виктория Константиновна" w:date="2024-06-14T13:49:00Z">
              <w:r w:rsidRPr="00AD1E22">
                <w:rPr>
                  <w:rFonts w:ascii="Times New Roman" w:hAnsi="Times New Roman"/>
                  <w:sz w:val="20"/>
                  <w:highlight w:val="yellow"/>
                  <w:lang w:val="en-US"/>
                  <w:rPrChange w:id="326" w:author="Старостина Виктория Константиновна" w:date="2024-06-14T13:49:00Z">
                    <w:rPr>
                      <w:rFonts w:ascii="Times New Roman" w:hAnsi="Times New Roman"/>
                      <w:sz w:val="20"/>
                      <w:lang w:val="en-US"/>
                    </w:rPr>
                  </w:rPrChange>
                </w:rPr>
                <w:t>2,0</w:t>
              </w:r>
            </w:ins>
          </w:p>
          <w:p w14:paraId="783AF6A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2,0</w:t>
            </w:r>
          </w:p>
          <w:p w14:paraId="09169AB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399A12" w14:textId="77777777" w:rsidR="003655CF" w:rsidRDefault="00000000">
            <w:pPr>
              <w:ind w:left="-108" w:right="-108"/>
              <w:jc w:val="center"/>
            </w:pPr>
            <w:r w:rsidRPr="00AC44B9">
              <w:rPr>
                <w:rFonts w:ascii="Times New Roman" w:hAnsi="Times New Roman"/>
                <w:sz w:val="20"/>
              </w:rPr>
              <w:t>Эксплуатационная категория тр-дов пара и горячей воды - I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V</w:t>
            </w:r>
            <w:r w:rsidRPr="00AC44B9">
              <w:rPr>
                <w:rFonts w:ascii="Times New Roman" w:hAnsi="Times New Roman"/>
                <w:sz w:val="20"/>
              </w:rPr>
              <w:t>э</w:t>
            </w:r>
          </w:p>
        </w:tc>
      </w:tr>
      <w:tr w:rsidR="003655CF" w14:paraId="0D5A8CC1" w14:textId="77777777" w:rsidTr="0038672B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63B62C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50B8F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604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D47C5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B25684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ADE20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C57C8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3,720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478AF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AB98A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0BED7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A30F22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8857B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9971C0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В-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III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ADB90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A01922" w14:textId="77777777" w:rsidR="003655CF" w:rsidRPr="003655CF" w:rsidRDefault="00000000">
            <w:pPr>
              <w:jc w:val="center"/>
              <w:rPr>
                <w:del w:id="327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328" w:author="Старостина Виктория Константиновна" w:date="2024-06-11T14:51:00Z">
                  <w:rPr>
                    <w:del w:id="329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330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331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25F11428" w14:textId="77777777" w:rsidR="003655CF" w:rsidRPr="003655CF" w:rsidRDefault="00000000">
            <w:pPr>
              <w:jc w:val="center"/>
              <w:rPr>
                <w:del w:id="332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333" w:author="Старостина Виктория Константиновна" w:date="2024-06-11T14:51:00Z">
                  <w:rPr>
                    <w:del w:id="334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335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336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2C9EFE1A" w14:textId="77777777" w:rsidR="003655CF" w:rsidRPr="003655CF" w:rsidRDefault="00000000">
            <w:pPr>
              <w:jc w:val="center"/>
              <w:rPr>
                <w:del w:id="337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338" w:author="Старостина Виктория Константиновна" w:date="2024-06-11T14:51:00Z">
                  <w:rPr>
                    <w:del w:id="339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340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341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1</w:delText>
              </w:r>
            </w:del>
          </w:p>
          <w:p w14:paraId="6A86EE6E" w14:textId="77777777" w:rsidR="003655CF" w:rsidRPr="003655CF" w:rsidRDefault="00000000">
            <w:pPr>
              <w:jc w:val="center"/>
              <w:rPr>
                <w:rFonts w:ascii="Times New Roman" w:hAnsi="Times New Roman"/>
                <w:sz w:val="20"/>
                <w:highlight w:val="yellow"/>
                <w:rPrChange w:id="342" w:author="Старостина Виктория Константиновна" w:date="2024-06-11T14:51:00Z">
                  <w:rPr>
                    <w:rFonts w:ascii="Times New Roman" w:hAnsi="Times New Roman"/>
                    <w:sz w:val="20"/>
                  </w:rPr>
                </w:rPrChange>
              </w:rPr>
            </w:pPr>
            <w:r w:rsidRPr="00AC44B9">
              <w:rPr>
                <w:rFonts w:ascii="Times New Roman" w:hAnsi="Times New Roman"/>
                <w:sz w:val="20"/>
                <w:highlight w:val="yellow"/>
                <w:rPrChange w:id="343" w:author="Старостина Виктория Константиновна" w:date="2024-06-11T14:51:00Z">
                  <w:rPr>
                    <w:rFonts w:ascii="Times New Roman" w:hAnsi="Times New Roman"/>
                    <w:sz w:val="20"/>
                  </w:rPr>
                </w:rPrChange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75DAA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516F8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30D02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2BAF66C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05BF2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1ED4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29781DD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001DFE0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2,0</w:t>
            </w:r>
          </w:p>
          <w:p w14:paraId="19A61C9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A4B258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Эксплуатационная </w:t>
            </w:r>
            <w:r w:rsidRPr="00AC44B9">
              <w:rPr>
                <w:rFonts w:ascii="Times New Roman" w:hAnsi="Times New Roman"/>
                <w:sz w:val="20"/>
              </w:rPr>
              <w:t>категория тр-дов пара и горячей воды - I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V</w:t>
            </w:r>
            <w:r w:rsidRPr="00AC44B9">
              <w:rPr>
                <w:rFonts w:ascii="Times New Roman" w:hAnsi="Times New Roman"/>
                <w:sz w:val="20"/>
              </w:rPr>
              <w:t>э</w:t>
            </w:r>
          </w:p>
        </w:tc>
      </w:tr>
      <w:tr w:rsidR="003655CF" w14:paraId="5CF3B5FB" w14:textId="77777777" w:rsidTr="0082587B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D68948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5D71E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605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E728F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1B96BA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720EE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B16EC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3,720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3CC7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F7DAF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97A7C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0CF8FB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B86DA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54846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В-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III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84C3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41C4DC" w14:textId="77777777" w:rsidR="003655CF" w:rsidRPr="003655CF" w:rsidRDefault="00000000">
            <w:pPr>
              <w:jc w:val="center"/>
              <w:rPr>
                <w:del w:id="344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345" w:author="Старостина Виктория Константиновна" w:date="2024-06-11T14:51:00Z">
                  <w:rPr>
                    <w:del w:id="346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347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348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3829F9B3" w14:textId="77777777" w:rsidR="003655CF" w:rsidRPr="003655CF" w:rsidRDefault="00000000">
            <w:pPr>
              <w:jc w:val="center"/>
              <w:rPr>
                <w:del w:id="349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350" w:author="Старостина Виктория Константиновна" w:date="2024-06-11T14:51:00Z">
                  <w:rPr>
                    <w:del w:id="351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352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353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3D5D1055" w14:textId="77777777" w:rsidR="003655CF" w:rsidRPr="003655CF" w:rsidRDefault="00000000">
            <w:pPr>
              <w:jc w:val="center"/>
              <w:rPr>
                <w:del w:id="354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355" w:author="Старостина Виктория Константиновна" w:date="2024-06-11T14:51:00Z">
                  <w:rPr>
                    <w:del w:id="356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357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358" w:author="Старостина Виктория Константиновна" w:date="2024-06-11T14:51:00Z">
                    <w:rPr>
                      <w:rFonts w:ascii="Times New Roman" w:hAnsi="Times New Roman"/>
                      <w:sz w:val="20"/>
                    </w:rPr>
                  </w:rPrChange>
                </w:rPr>
                <w:delText>1</w:delText>
              </w:r>
            </w:del>
          </w:p>
          <w:p w14:paraId="36487195" w14:textId="77777777" w:rsidR="003655CF" w:rsidRPr="003655CF" w:rsidRDefault="00000000">
            <w:pPr>
              <w:jc w:val="center"/>
              <w:rPr>
                <w:rFonts w:ascii="Times New Roman" w:hAnsi="Times New Roman"/>
                <w:sz w:val="20"/>
                <w:highlight w:val="yellow"/>
                <w:lang w:val="en-US"/>
                <w:rPrChange w:id="359" w:author="Старостина Виктория Константиновна" w:date="2024-06-11T14:51:00Z">
                  <w:rPr>
                    <w:rFonts w:ascii="Times New Roman" w:hAnsi="Times New Roman"/>
                    <w:sz w:val="20"/>
                    <w:lang w:val="en-US"/>
                  </w:rPr>
                </w:rPrChange>
              </w:rPr>
            </w:pPr>
            <w:r w:rsidRPr="00AC44B9">
              <w:rPr>
                <w:rFonts w:ascii="Times New Roman" w:hAnsi="Times New Roman"/>
                <w:sz w:val="20"/>
                <w:highlight w:val="yellow"/>
                <w:lang w:val="en-US"/>
                <w:rPrChange w:id="360" w:author="Старостина Виктория Константиновна" w:date="2024-06-11T14:51:00Z">
                  <w:rPr>
                    <w:rFonts w:ascii="Times New Roman" w:hAnsi="Times New Roman"/>
                    <w:sz w:val="20"/>
                    <w:lang w:val="en-US"/>
                  </w:rPr>
                </w:rPrChange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3A3FC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AD057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B86A9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46DE2F6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ical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CE12C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B3669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7D74545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72D4C6D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2,0</w:t>
            </w:r>
          </w:p>
          <w:p w14:paraId="67DC98F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E62A5C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Эксплуатационная категория тр-дов пара и горячей воды - I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V</w:t>
            </w:r>
            <w:r w:rsidRPr="00AC44B9">
              <w:rPr>
                <w:rFonts w:ascii="Times New Roman" w:hAnsi="Times New Roman"/>
                <w:sz w:val="20"/>
              </w:rPr>
              <w:t>э</w:t>
            </w:r>
          </w:p>
        </w:tc>
      </w:tr>
    </w:tbl>
    <w:p w14:paraId="0C993E9F" w14:textId="77777777" w:rsidR="003655CF" w:rsidRDefault="003655CF">
      <w:pPr>
        <w:rPr>
          <w:vanish/>
        </w:rPr>
      </w:pPr>
    </w:p>
    <w:tbl>
      <w:tblPr>
        <w:tblpPr w:leftFromText="180" w:rightFromText="180" w:vertAnchor="page" w:horzAnchor="margin" w:tblpX="108" w:tblpY="409"/>
        <w:tblW w:w="22255" w:type="dxa"/>
        <w:tblLayout w:type="fixed"/>
        <w:tblLook w:val="04A0" w:firstRow="1" w:lastRow="0" w:firstColumn="1" w:lastColumn="0" w:noHBand="0" w:noVBand="1"/>
      </w:tblPr>
      <w:tblGrid>
        <w:gridCol w:w="709"/>
        <w:gridCol w:w="992"/>
        <w:gridCol w:w="1134"/>
        <w:gridCol w:w="1276"/>
        <w:gridCol w:w="851"/>
        <w:gridCol w:w="1842"/>
        <w:gridCol w:w="851"/>
        <w:gridCol w:w="1951"/>
        <w:gridCol w:w="1842"/>
        <w:gridCol w:w="1026"/>
        <w:gridCol w:w="1276"/>
        <w:gridCol w:w="1276"/>
        <w:gridCol w:w="1417"/>
        <w:gridCol w:w="1418"/>
        <w:gridCol w:w="1276"/>
        <w:gridCol w:w="1417"/>
        <w:gridCol w:w="992"/>
        <w:gridCol w:w="709"/>
      </w:tblGrid>
      <w:tr w:rsidR="003655CF" w14:paraId="3D39F45B" w14:textId="77777777" w:rsidTr="0082587B">
        <w:trPr>
          <w:trHeight w:val="559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4047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lastRenderedPageBreak/>
              <w:t xml:space="preserve">Изм./ Rev.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B2C5DF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Номинальный диаметр DN, мм / Nominal diameter DN, mm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01D95A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Номер линии / Line No.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A025DF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Материал / Material 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7DAA43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Прибавка на коррозию, мм/ Corrosion Allowance, mm 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9DABEA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7CFE8A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Фазовое состояние / Phase (L/G/S) </w:t>
            </w:r>
          </w:p>
        </w:tc>
        <w:tc>
          <w:tcPr>
            <w:tcW w:w="37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D110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Расположение / Location </w:t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C241D8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Диаметр х толщина стенки, мм/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>Diameter x wall thickness, mm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D9CF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Рабочие условия / Operational conditions 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C3A5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Расчетные условия / Calculated conditions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CE666A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Класс давления. Условное Давление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Pressure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rating</w:t>
            </w:r>
            <w:r w:rsidRPr="00AC44B9">
              <w:rPr>
                <w:rFonts w:ascii="Times New Roman" w:hAnsi="Times New Roman"/>
                <w:sz w:val="20"/>
              </w:rPr>
              <w:t xml:space="preserve">.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Nominal Pressure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C1E9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Изоляция / Insulation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C2E09C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Тип обогрева / Heating type  </w:t>
            </w:r>
          </w:p>
        </w:tc>
      </w:tr>
      <w:tr w:rsidR="003655CF" w14:paraId="67F4B67E" w14:textId="77777777" w:rsidTr="0082587B">
        <w:trPr>
          <w:trHeight w:val="2111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0119C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0839C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5CDEB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96677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2CE8FB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F2A180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2A8DCE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28EFDA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От / From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2A636D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К / To</w:t>
            </w:r>
          </w:p>
        </w:tc>
        <w:tc>
          <w:tcPr>
            <w:tcW w:w="10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92355C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D15FC3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(изб.) / Pressure, MPa (gauge)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F7A86B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Температура, ºС / Temperature, ºС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A8E795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Давление, МПа (изб</w:t>
            </w:r>
            <w:r w:rsidRPr="00AC44B9">
              <w:rPr>
                <w:rFonts w:ascii="Times New Roman" w:hAnsi="Times New Roman"/>
                <w:sz w:val="20"/>
              </w:rPr>
              <w:t xml:space="preserve">.) / Pressure, MPa (gauge)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6D2B3D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Температура, ºС / Temperature, ºС 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49E46B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9CCC83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Назначение изоляции / Insulation purpose 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02AD79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Толщина, мм / Thickness, mm 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E0A0F" w14:textId="77777777" w:rsidR="003655CF" w:rsidRDefault="003655CF">
            <w:pPr>
              <w:rPr>
                <w:rFonts w:cs="Arial"/>
                <w:sz w:val="20"/>
              </w:rPr>
            </w:pPr>
          </w:p>
        </w:tc>
      </w:tr>
      <w:tr w:rsidR="003655CF" w14:paraId="7E11B2BF" w14:textId="77777777" w:rsidTr="00092649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9DFD5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CC2F9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0A712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6247F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2F680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76897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42566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7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B8AE7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C9962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9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19CC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B6EBD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43B60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6AF3C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D7713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DEB7E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02794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B1455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7EA3C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18</w:t>
            </w:r>
          </w:p>
        </w:tc>
      </w:tr>
      <w:tr w:rsidR="003655CF" w14:paraId="23D4A569" w14:textId="77777777" w:rsidTr="00092649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033703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6217A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  <w:lang w:val="en-US"/>
              </w:rPr>
              <w:t>25</w:t>
            </w:r>
          </w:p>
          <w:p w14:paraId="14331A6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40</w:t>
            </w:r>
          </w:p>
          <w:p w14:paraId="07895B4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  <w:p w14:paraId="3B809069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150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30D426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47A500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91B9C1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900943" w14:textId="77777777" w:rsidR="003655CF" w:rsidRDefault="00000000">
            <w:pPr>
              <w:jc w:val="center"/>
              <w:rPr>
                <w:rFonts w:cs="Arial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Пар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для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бездымного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горения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Steam for smokeless burning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C03B9C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BBBB9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Трубопровода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087-SSB-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2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Piping </w:t>
            </w:r>
          </w:p>
          <w:p w14:paraId="68179918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087-SSB-0602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590B6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Конденсатоотводчику 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-004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Steam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trap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</w:p>
          <w:p w14:paraId="2F166407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-004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0827A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2C52C4">
              <w:rPr>
                <w:rFonts w:ascii="Times New Roman" w:hAnsi="Times New Roman"/>
                <w:sz w:val="20"/>
              </w:rPr>
              <w:t>32х4,5</w:t>
            </w:r>
          </w:p>
          <w:p w14:paraId="18E5F39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45х4,5</w:t>
            </w:r>
          </w:p>
          <w:p w14:paraId="48BF552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108х</w:t>
            </w:r>
            <w:r w:rsidRPr="002C52C4">
              <w:rPr>
                <w:rFonts w:ascii="Times New Roman" w:eastAsia="Calibri" w:hAnsi="Times New Roman"/>
                <w:bCs/>
                <w:sz w:val="20"/>
              </w:rPr>
              <w:t>5,0</w:t>
            </w:r>
          </w:p>
          <w:p w14:paraId="6F329CD2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2C52C4">
              <w:rPr>
                <w:rFonts w:ascii="Times New Roman" w:hAnsi="Times New Roman"/>
                <w:sz w:val="20"/>
              </w:rPr>
              <w:t>159х5,5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B71476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075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1,00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98A333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B99512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98C090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3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012E0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810EEB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26047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</w:rPr>
            </w:pPr>
            <w:del w:id="361" w:author="Скородумова Анна Александровна" w:date="2024-06-20T09:28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50</w:delText>
              </w:r>
            </w:del>
            <w:ins w:id="362" w:author="Скородумова Анна Александровна" w:date="2024-06-20T09:28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90</w:t>
              </w:r>
            </w:ins>
          </w:p>
          <w:p w14:paraId="5885504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</w:rPr>
            </w:pPr>
            <w:del w:id="363" w:author="Скородумова Анна Александровна" w:date="2024-06-20T09:18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80</w:delText>
              </w:r>
            </w:del>
            <w:ins w:id="364" w:author="Скородумова Анна Александровна" w:date="2024-06-20T09:27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90</w:t>
              </w:r>
            </w:ins>
          </w:p>
          <w:p w14:paraId="0D66470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del w:id="365" w:author="Скородумова Анна Александровна" w:date="2024-06-20T09:27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80</w:delText>
              </w:r>
            </w:del>
            <w:ins w:id="366" w:author="Скородумова Анна Александровна" w:date="2024-06-20T09:27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90</w:t>
              </w:r>
            </w:ins>
          </w:p>
          <w:p w14:paraId="27BED193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21859">
              <w:rPr>
                <w:rFonts w:ascii="Times New Roman" w:eastAsia="Calibri" w:hAnsi="Times New Roman"/>
                <w:bCs/>
                <w:sz w:val="20"/>
                <w:highlight w:val="yellow"/>
              </w:rPr>
              <w:t>100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7AB091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T</w:t>
            </w:r>
          </w:p>
        </w:tc>
      </w:tr>
      <w:tr w:rsidR="003655CF" w14:paraId="06AFD1B6" w14:textId="77777777" w:rsidTr="00092649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DA74DA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C1A28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21847B3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40</w:t>
            </w:r>
          </w:p>
          <w:p w14:paraId="7276ED7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80</w:t>
            </w:r>
          </w:p>
          <w:p w14:paraId="57804F22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68BD04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283158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F9F695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755E1C" w14:textId="77777777" w:rsidR="003655CF" w:rsidRDefault="00000000">
            <w:pPr>
              <w:jc w:val="center"/>
              <w:rPr>
                <w:rFonts w:cs="Arial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Пар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для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бездымного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горения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Steam for smokeless burning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849EB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28658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Трубопровода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087-SSB-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Piping </w:t>
            </w:r>
          </w:p>
          <w:p w14:paraId="71CAFB59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087-SSB-0603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197E5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Конденсатоотводчику 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-005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Steam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trap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</w:p>
          <w:p w14:paraId="5410B6EE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-005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6B4C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2C52C4">
              <w:rPr>
                <w:rFonts w:ascii="Times New Roman" w:hAnsi="Times New Roman"/>
                <w:sz w:val="20"/>
              </w:rPr>
              <w:t>32х4,5</w:t>
            </w:r>
          </w:p>
          <w:p w14:paraId="539335B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45х4,5</w:t>
            </w:r>
          </w:p>
          <w:p w14:paraId="517FFF5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89х5,0</w:t>
            </w:r>
          </w:p>
          <w:p w14:paraId="3672F130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108х</w:t>
            </w:r>
            <w:r w:rsidRPr="002C52C4">
              <w:rPr>
                <w:rFonts w:ascii="Times New Roman" w:eastAsia="Calibri" w:hAnsi="Times New Roman"/>
                <w:bCs/>
                <w:sz w:val="20"/>
              </w:rPr>
              <w:t>5,0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9B96B3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084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0,830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F1502E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9DD7FE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73F89A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3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14F0CF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66E5E7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8EAB4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</w:rPr>
            </w:pPr>
            <w:del w:id="367" w:author="Скородумова Анна Александровна" w:date="2024-06-20T09:29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50</w:delText>
              </w:r>
            </w:del>
            <w:ins w:id="368" w:author="Скородумова Анна Александровна" w:date="2024-06-20T09:29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90</w:t>
              </w:r>
            </w:ins>
          </w:p>
          <w:p w14:paraId="674EBEC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del w:id="369" w:author="Скородумова Анна Александровна" w:date="2024-06-20T09:29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60</w:delText>
              </w:r>
            </w:del>
            <w:ins w:id="370" w:author="Скородумова Анна Александровна" w:date="2024-06-20T09:29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90</w:t>
              </w:r>
            </w:ins>
          </w:p>
          <w:p w14:paraId="52F8CFC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80</w:t>
            </w:r>
          </w:p>
          <w:p w14:paraId="2E47BAB8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21859">
              <w:rPr>
                <w:rFonts w:ascii="Times New Roman" w:eastAsia="Calibri" w:hAnsi="Times New Roman"/>
                <w:bCs/>
                <w:sz w:val="20"/>
                <w:highlight w:val="yellow"/>
              </w:rPr>
              <w:t>80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D2EBE1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T</w:t>
            </w:r>
          </w:p>
        </w:tc>
      </w:tr>
      <w:tr w:rsidR="003655CF" w14:paraId="7546BCBF" w14:textId="77777777" w:rsidTr="00092649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CE4B9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AF4A1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  <w:lang w:val="en-US"/>
              </w:rPr>
              <w:t>25</w:t>
            </w:r>
          </w:p>
          <w:p w14:paraId="56BB7AF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40</w:t>
            </w:r>
          </w:p>
          <w:p w14:paraId="7168A77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  <w:p w14:paraId="56EEB09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150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F8873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6808F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2CF09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16397A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Пар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для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бездымного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горения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Steam for smokeless burning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A7E3C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D8FBE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Трубопровода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5C451E9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600 / Piping 087-SSB-0600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B2835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Конденсатоотводчику 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-006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Steam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trap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</w:p>
          <w:p w14:paraId="75661C5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-006</w:t>
            </w: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5B019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2C52C4">
              <w:rPr>
                <w:rFonts w:ascii="Times New Roman" w:hAnsi="Times New Roman"/>
                <w:sz w:val="20"/>
              </w:rPr>
              <w:t>32х4,5</w:t>
            </w:r>
          </w:p>
          <w:p w14:paraId="6359B82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45х4,5</w:t>
            </w:r>
          </w:p>
          <w:p w14:paraId="03FB95E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108х5,0</w:t>
            </w:r>
          </w:p>
          <w:p w14:paraId="65B1920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2C52C4">
              <w:rPr>
                <w:rFonts w:ascii="Times New Roman" w:hAnsi="Times New Roman"/>
                <w:sz w:val="20"/>
              </w:rPr>
              <w:t>159</w:t>
            </w:r>
            <w:r w:rsidRPr="002C52C4">
              <w:rPr>
                <w:rFonts w:ascii="Times New Roman" w:hAnsi="Times New Roman"/>
                <w:sz w:val="20"/>
              </w:rPr>
              <w:t>х5,5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3D219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75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1,00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3D828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5607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3876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3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3D8AA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2,5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BF5A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0C56E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</w:rPr>
            </w:pPr>
            <w:del w:id="371" w:author="Скородумова Анна Александровна" w:date="2024-06-20T09:30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50</w:delText>
              </w:r>
            </w:del>
            <w:ins w:id="372" w:author="Скородумова Анна Александровна" w:date="2024-06-20T09:30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90</w:t>
              </w:r>
            </w:ins>
          </w:p>
          <w:p w14:paraId="056F5F4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</w:rPr>
            </w:pPr>
            <w:del w:id="373" w:author="Скородумова Анна Александровна" w:date="2024-06-20T09:18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80</w:delText>
              </w:r>
            </w:del>
            <w:ins w:id="374" w:author="Скородумова Анна Александровна" w:date="2024-06-20T09:18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9</w:t>
              </w:r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0</w:t>
              </w:r>
            </w:ins>
          </w:p>
          <w:p w14:paraId="1CA5C09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</w:rPr>
            </w:pPr>
            <w:del w:id="375" w:author="Скородумова Анна Александровна" w:date="2024-06-20T09:30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80</w:delText>
              </w:r>
            </w:del>
            <w:ins w:id="376" w:author="Скородумова Анна Александровна" w:date="2024-06-20T09:30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90</w:t>
              </w:r>
            </w:ins>
          </w:p>
          <w:p w14:paraId="1DDB20E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21859">
              <w:rPr>
                <w:rFonts w:ascii="Times New Roman" w:eastAsia="Calibri" w:hAnsi="Times New Roman"/>
                <w:bCs/>
                <w:sz w:val="20"/>
                <w:highlight w:val="yellow"/>
              </w:rPr>
              <w:t>100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89030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T</w:t>
            </w:r>
          </w:p>
        </w:tc>
      </w:tr>
      <w:tr w:rsidR="003655CF" w14:paraId="311A8547" w14:textId="77777777" w:rsidTr="00092649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C3E00D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77258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13E72E2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40</w:t>
            </w:r>
          </w:p>
          <w:p w14:paraId="26E1F83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80</w:t>
            </w:r>
          </w:p>
          <w:p w14:paraId="45FC275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7E8B9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BD651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DCD3C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B5C672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Пар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для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бездымного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горения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Steam for smokeless burning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8AE9F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3F824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Трубопровода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5376935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601 / Piping 087-SSB-0601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FE985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Конденсатоотводчику 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-007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Steam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trap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</w:p>
          <w:p w14:paraId="70271C7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-007</w:t>
            </w: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7CF44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2C52C4">
              <w:rPr>
                <w:rFonts w:ascii="Times New Roman" w:hAnsi="Times New Roman"/>
                <w:sz w:val="20"/>
              </w:rPr>
              <w:t>32х4,5</w:t>
            </w:r>
          </w:p>
          <w:p w14:paraId="7FB40DD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45х4,5</w:t>
            </w:r>
          </w:p>
          <w:p w14:paraId="398437A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89х5,0</w:t>
            </w:r>
          </w:p>
          <w:p w14:paraId="20585C1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108х5,0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D17DF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84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0,830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DAAC5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1B12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C656E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3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0089B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2,5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AF713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96447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</w:rPr>
            </w:pPr>
            <w:del w:id="377" w:author="Скородумова Анна Александровна" w:date="2024-06-20T09:32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50</w:delText>
              </w:r>
            </w:del>
            <w:ins w:id="378" w:author="Скородумова Анна Александровна" w:date="2024-06-20T09:32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90</w:t>
              </w:r>
            </w:ins>
          </w:p>
          <w:p w14:paraId="0BCE212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del w:id="379" w:author="Скородумова Анна Александровна" w:date="2024-06-20T09:31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60</w:delText>
              </w:r>
            </w:del>
            <w:ins w:id="380" w:author="Скородумова Анна Александровна" w:date="2024-06-20T09:31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90</w:t>
              </w:r>
            </w:ins>
          </w:p>
          <w:p w14:paraId="7DDB131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80</w:t>
            </w:r>
          </w:p>
          <w:p w14:paraId="5879049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21859">
              <w:rPr>
                <w:rFonts w:ascii="Times New Roman" w:eastAsia="Calibri" w:hAnsi="Times New Roman"/>
                <w:bCs/>
                <w:sz w:val="20"/>
                <w:highlight w:val="yellow"/>
              </w:rPr>
              <w:t>80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B30D8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T</w:t>
            </w:r>
          </w:p>
        </w:tc>
      </w:tr>
      <w:tr w:rsidR="003655CF" w14:paraId="2A72F0DF" w14:textId="77777777" w:rsidTr="00092649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77C617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F73D4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  <w:lang w:val="en-US"/>
              </w:rPr>
              <w:t>25</w:t>
            </w:r>
          </w:p>
          <w:p w14:paraId="09F63C8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40</w:t>
            </w:r>
          </w:p>
          <w:p w14:paraId="467D1DA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  <w:p w14:paraId="48E746E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150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976DA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56447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8D1D8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B2F339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Пар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для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бездымного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горения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Steam for smokeless burning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29C57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897ED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Трубопровода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61D497D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2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Piping 087-SSB-0602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D1C56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Конденсатоотводчику 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-008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Steam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trap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</w:p>
          <w:p w14:paraId="118E15E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-008</w:t>
            </w: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E9DA9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2C52C4">
              <w:rPr>
                <w:rFonts w:ascii="Times New Roman" w:hAnsi="Times New Roman"/>
                <w:sz w:val="20"/>
              </w:rPr>
              <w:t>32х4,5</w:t>
            </w:r>
          </w:p>
          <w:p w14:paraId="3074814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45х4,5</w:t>
            </w:r>
          </w:p>
          <w:p w14:paraId="008FEB7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108х5,0</w:t>
            </w:r>
          </w:p>
          <w:p w14:paraId="2C480A7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2C52C4">
              <w:rPr>
                <w:rFonts w:ascii="Times New Roman" w:hAnsi="Times New Roman"/>
                <w:sz w:val="20"/>
              </w:rPr>
              <w:t>159х</w:t>
            </w:r>
            <w:r w:rsidRPr="002C52C4">
              <w:rPr>
                <w:rFonts w:ascii="Times New Roman" w:hAnsi="Times New Roman"/>
                <w:sz w:val="20"/>
              </w:rPr>
              <w:t>5,5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C57A5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75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1,00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F2AF5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E3F7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160A1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3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8E7F0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2,5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AC2BD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1B0AC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</w:rPr>
            </w:pPr>
            <w:del w:id="381" w:author="Скородумова Анна Александровна" w:date="2024-06-20T09:33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50</w:delText>
              </w:r>
            </w:del>
            <w:ins w:id="382" w:author="Скородумова Анна Александровна" w:date="2024-06-20T09:33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90</w:t>
              </w:r>
            </w:ins>
          </w:p>
          <w:p w14:paraId="65798A8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</w:rPr>
            </w:pPr>
            <w:del w:id="383" w:author="Скородумова Анна Александровна" w:date="2024-06-20T09:32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80</w:delText>
              </w:r>
            </w:del>
            <w:ins w:id="384" w:author="Скородумова Анна Александровна" w:date="2024-06-20T09:33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90</w:t>
              </w:r>
            </w:ins>
          </w:p>
          <w:p w14:paraId="02C417C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</w:rPr>
            </w:pPr>
            <w:del w:id="385" w:author="Скородумова Анна Александровна" w:date="2024-06-20T09:32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80</w:delText>
              </w:r>
            </w:del>
            <w:ins w:id="386" w:author="Скородумова Анна Александровна" w:date="2024-06-20T09:32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90</w:t>
              </w:r>
            </w:ins>
          </w:p>
          <w:p w14:paraId="37D1637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21859">
              <w:rPr>
                <w:rFonts w:ascii="Times New Roman" w:eastAsia="Calibri" w:hAnsi="Times New Roman"/>
                <w:bCs/>
                <w:sz w:val="20"/>
                <w:highlight w:val="yellow"/>
              </w:rPr>
              <w:t>100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E0D5B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T</w:t>
            </w:r>
          </w:p>
        </w:tc>
      </w:tr>
      <w:tr w:rsidR="003655CF" w14:paraId="612F35BD" w14:textId="77777777" w:rsidTr="00092649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8F615F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97427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66DEB27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40</w:t>
            </w:r>
          </w:p>
          <w:p w14:paraId="08715F2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80</w:t>
            </w:r>
          </w:p>
          <w:p w14:paraId="005BAEB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4B472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611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F5696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D877A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73B542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Пар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для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бездымного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горения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Steam for smokeless burning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FD928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EAE7B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Трубопровода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33C8F4F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Piping 087-SSB-0603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6A36C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Конденсатоотводчику 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-009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Steam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trap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</w:p>
          <w:p w14:paraId="68C4D0C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STT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-009</w:t>
            </w: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A43A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2C52C4">
              <w:rPr>
                <w:rFonts w:ascii="Times New Roman" w:hAnsi="Times New Roman"/>
                <w:sz w:val="20"/>
              </w:rPr>
              <w:t>32х4,5</w:t>
            </w:r>
          </w:p>
          <w:p w14:paraId="1051291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45х4,5</w:t>
            </w:r>
          </w:p>
          <w:p w14:paraId="14A23AA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89х5,0</w:t>
            </w:r>
          </w:p>
          <w:p w14:paraId="2EB04C8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2C52C4">
              <w:rPr>
                <w:rFonts w:ascii="Times New Roman" w:eastAsia="Calibri" w:hAnsi="Times New Roman"/>
                <w:bCs/>
                <w:sz w:val="20"/>
              </w:rPr>
              <w:t>108х5,0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75355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84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0,830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CBB1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970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F5269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3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D5E98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2,5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6D0A9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3BB97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</w:rPr>
            </w:pPr>
            <w:del w:id="387" w:author="Скородумова Анна Александровна" w:date="2024-06-20T09:34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50</w:delText>
              </w:r>
            </w:del>
            <w:ins w:id="388" w:author="Скородумова Анна Александровна" w:date="2024-06-20T09:34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90</w:t>
              </w:r>
            </w:ins>
          </w:p>
          <w:p w14:paraId="6347D59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del w:id="389" w:author="Скородумова Анна Александровна" w:date="2024-06-20T09:34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60</w:delText>
              </w:r>
            </w:del>
            <w:ins w:id="390" w:author="Скородумова Анна Александровна" w:date="2024-06-20T09:34:00Z">
              <w:r w:rsidRPr="00A21859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90</w:t>
              </w:r>
            </w:ins>
          </w:p>
          <w:p w14:paraId="55D8D76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80</w:t>
            </w:r>
          </w:p>
          <w:p w14:paraId="7ACC0E9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21859">
              <w:rPr>
                <w:rFonts w:ascii="Times New Roman" w:eastAsia="Calibri" w:hAnsi="Times New Roman"/>
                <w:bCs/>
                <w:sz w:val="20"/>
                <w:highlight w:val="yellow"/>
              </w:rPr>
              <w:t>80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597D7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T</w:t>
            </w:r>
          </w:p>
        </w:tc>
      </w:tr>
      <w:tr w:rsidR="003655CF" w14:paraId="3229E25D" w14:textId="77777777" w:rsidTr="00092649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2D88FF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ED952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5180A09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E628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6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9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201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36B76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27970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D9DDDB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Конденсат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пара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низкого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давления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Low pressure steam condensate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20ED2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Ж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L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35EB45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 xml:space="preserve">Арматуры </w:t>
            </w:r>
          </w:p>
          <w:p w14:paraId="5E8F9F90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00</w:t>
            </w:r>
            <w:r w:rsidRPr="00AC44B9">
              <w:rPr>
                <w:rFonts w:ascii="Times New Roman" w:hAnsi="Times New Roman"/>
                <w:bCs/>
                <w:sz w:val="20"/>
              </w:rPr>
              <w:t>26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/ Fitting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hAnsi="Times New Roman"/>
                <w:bCs/>
                <w:sz w:val="20"/>
              </w:rPr>
              <w:t>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00</w:t>
            </w:r>
            <w:r w:rsidRPr="00AC44B9">
              <w:rPr>
                <w:rFonts w:ascii="Times New Roman" w:hAnsi="Times New Roman"/>
                <w:bCs/>
                <w:sz w:val="20"/>
              </w:rPr>
              <w:t>26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94DE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Границе установки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Battery limits</w:t>
            </w: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5F452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32х4,5</w:t>
            </w:r>
          </w:p>
          <w:p w14:paraId="04EDC58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57x</w:t>
            </w:r>
            <w:r w:rsidRPr="00AC44B9">
              <w:rPr>
                <w:rFonts w:ascii="Times New Roman" w:hAnsi="Times New Roman"/>
                <w:sz w:val="20"/>
              </w:rPr>
              <w:t>4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BEF74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5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0,77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220E1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3E01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 / FV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38109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E0787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798B3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От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DEF36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742DA830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9A227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T</w:t>
            </w:r>
          </w:p>
        </w:tc>
      </w:tr>
      <w:tr w:rsidR="003655CF" w14:paraId="75FFE5A8" w14:textId="77777777" w:rsidTr="00092649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DDD22B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D480E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20</w:t>
            </w:r>
          </w:p>
          <w:p w14:paraId="0E6304F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07C2AE7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52AC7F5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9E4AE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AD5EE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DD67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B8C527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Конденсат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пара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низкого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давления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Low pressure steam condensate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705F2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Ж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L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0044D9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lang w:val="en-US"/>
              </w:rPr>
            </w:pPr>
            <w:r w:rsidRPr="00AC44B9">
              <w:rPr>
                <w:rFonts w:ascii="Times New Roman" w:hAnsi="Times New Roman"/>
                <w:sz w:val="18"/>
              </w:rPr>
              <w:t>Станции</w:t>
            </w:r>
            <w:r w:rsidRPr="00AC44B9">
              <w:rPr>
                <w:rFonts w:ascii="Times New Roman" w:hAnsi="Times New Roman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18"/>
              </w:rPr>
              <w:t>откачки</w:t>
            </w:r>
            <w:r w:rsidRPr="00AC44B9">
              <w:rPr>
                <w:rFonts w:ascii="Times New Roman" w:hAnsi="Times New Roman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18"/>
              </w:rPr>
              <w:t>парового</w:t>
            </w:r>
            <w:r w:rsidRPr="00AC44B9">
              <w:rPr>
                <w:rFonts w:ascii="Times New Roman" w:hAnsi="Times New Roman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18"/>
              </w:rPr>
              <w:t>конденсата</w:t>
            </w:r>
            <w:r w:rsidRPr="00AC44B9">
              <w:rPr>
                <w:rFonts w:ascii="Times New Roman" w:hAnsi="Times New Roman"/>
                <w:sz w:val="18"/>
                <w:lang w:val="en-US"/>
              </w:rPr>
              <w:t xml:space="preserve"> 087-U-002 / Steam con</w:t>
            </w:r>
            <w:r w:rsidRPr="00AC44B9">
              <w:rPr>
                <w:rFonts w:ascii="Times New Roman" w:hAnsi="Times New Roman"/>
                <w:sz w:val="18"/>
                <w:lang w:val="en-US"/>
              </w:rPr>
              <w:t>densate pumping station 087-U-002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5E0A35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 xml:space="preserve">Арматуре </w:t>
            </w:r>
          </w:p>
          <w:p w14:paraId="2EBA50C5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00</w:t>
            </w:r>
            <w:r w:rsidRPr="00AC44B9">
              <w:rPr>
                <w:rFonts w:ascii="Times New Roman" w:hAnsi="Times New Roman"/>
                <w:bCs/>
                <w:sz w:val="20"/>
              </w:rPr>
              <w:t>26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/ Fitting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  <w:p w14:paraId="3CB9744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00</w:t>
            </w:r>
            <w:r w:rsidRPr="00AC44B9">
              <w:rPr>
                <w:rFonts w:ascii="Times New Roman" w:hAnsi="Times New Roman"/>
                <w:bCs/>
                <w:sz w:val="20"/>
              </w:rPr>
              <w:t>26</w:t>
            </w: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AE920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25х4,0</w:t>
            </w:r>
          </w:p>
          <w:p w14:paraId="1125B06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32х4,5</w:t>
            </w:r>
          </w:p>
          <w:p w14:paraId="6DEE05C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57x</w:t>
            </w:r>
            <w:r w:rsidRPr="00AC44B9">
              <w:rPr>
                <w:rFonts w:ascii="Times New Roman" w:hAnsi="Times New Roman"/>
                <w:sz w:val="20"/>
              </w:rPr>
              <w:t>4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,5</w:t>
            </w:r>
          </w:p>
          <w:p w14:paraId="5F61C996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108х5,0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F753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5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0,77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0337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250F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 / FV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67EDB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16655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3B4DE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280B0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</w:rPr>
            </w:pPr>
            <w:del w:id="391" w:author="Скородумова Анна Александровна" w:date="2024-06-20T09:36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50</w:delText>
              </w:r>
            </w:del>
            <w:ins w:id="392" w:author="Скородумова Анна Александровна" w:date="2024-06-20T09:36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40</w:t>
              </w:r>
            </w:ins>
          </w:p>
          <w:p w14:paraId="343B03C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del w:id="393" w:author="Скородумова Анна Александровна" w:date="2024-06-20T09:36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50</w:delText>
              </w:r>
            </w:del>
            <w:ins w:id="394" w:author="Скородумова Анна Александровна" w:date="2024-06-20T09:36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40</w:t>
              </w:r>
            </w:ins>
          </w:p>
          <w:p w14:paraId="570C97A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19238C0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del w:id="395" w:author="Скородумова Анна Александровна" w:date="2024-06-20T09:35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100</w:delText>
              </w:r>
            </w:del>
            <w:ins w:id="396" w:author="Скородумова Анна Александровна" w:date="2024-06-20T09:35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60</w:t>
              </w:r>
            </w:ins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BFF3F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T</w:t>
            </w:r>
          </w:p>
        </w:tc>
      </w:tr>
      <w:tr w:rsidR="003655CF" w14:paraId="7215FFB9" w14:textId="77777777" w:rsidTr="00092649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A596F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E5FDD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28473CE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92F8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A2442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1DB01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FA0C7E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Конденсат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пара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низкого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давления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Low pressure steam condensate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BE344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Ж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L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E9A22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Конденсатоотводчиков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087-STT-010, 087-STT-001 / Steam traps </w:t>
            </w:r>
          </w:p>
          <w:p w14:paraId="05FF6C4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087-STT-010, </w:t>
            </w:r>
          </w:p>
          <w:p w14:paraId="32E9575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087-STT-001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C7F73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Станции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откачки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парового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конденсата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087-U-002 / Steam condensate pumping station 087-U-002</w:t>
            </w: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63368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32х4,5</w:t>
            </w:r>
          </w:p>
          <w:p w14:paraId="1F2F61B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57x</w:t>
            </w:r>
            <w:r w:rsidRPr="00AC44B9">
              <w:rPr>
                <w:rFonts w:ascii="Times New Roman" w:hAnsi="Times New Roman"/>
                <w:sz w:val="20"/>
              </w:rPr>
              <w:t>4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C545D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Не более / No more 1,3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14E2B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95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AFE9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2,0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14EA5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6E505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0CD97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FEBAF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</w:rPr>
            </w:pPr>
            <w:del w:id="397" w:author="Скородумова Анна Александровна" w:date="2024-06-20T09:37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60</w:delText>
              </w:r>
            </w:del>
            <w:ins w:id="398" w:author="Скородумова Анна Александровна" w:date="2024-06-20T09:37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50</w:t>
              </w:r>
            </w:ins>
          </w:p>
          <w:p w14:paraId="5857535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del w:id="399" w:author="Скородумова Анна Александровна" w:date="2024-06-20T09:37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80</w:delText>
              </w:r>
            </w:del>
            <w:ins w:id="400" w:author="Скородумова Анна Александровна" w:date="2024-06-20T09:37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60</w:t>
              </w:r>
            </w:ins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24567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T</w:t>
            </w:r>
          </w:p>
        </w:tc>
      </w:tr>
      <w:tr w:rsidR="003655CF" w14:paraId="1C621E28" w14:textId="77777777" w:rsidTr="00092649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005D02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FCF8D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24E3CF5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94FD2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C10A93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BF8CD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8AA2A5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Конденсат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пара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низкого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давления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Low pressure steam condensate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8E508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Ж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L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B555C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Трубопроводов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</w:p>
          <w:p w14:paraId="51A8158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087-SSB-060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0, </w:t>
            </w:r>
          </w:p>
          <w:p w14:paraId="384F716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087-SSB-0601, </w:t>
            </w:r>
          </w:p>
          <w:p w14:paraId="5ABF4D1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087-SSB-0602, </w:t>
            </w:r>
          </w:p>
          <w:p w14:paraId="77FC89A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087-SSB-0603 / Piping 087-SSB-0600, </w:t>
            </w:r>
          </w:p>
          <w:p w14:paraId="2E39848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087-SSB-0601, </w:t>
            </w:r>
          </w:p>
          <w:p w14:paraId="6F9E76E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087-SSB-0602, </w:t>
            </w:r>
          </w:p>
          <w:p w14:paraId="2D4359E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087-SSB-0603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DD97F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Станции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откачки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парового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конденсата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087-U-002 / Steam condensate pumping station 087-U-002</w:t>
            </w: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1BA16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32х4,5</w:t>
            </w:r>
          </w:p>
          <w:p w14:paraId="720C52A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57x</w:t>
            </w:r>
            <w:r w:rsidRPr="00AC44B9">
              <w:rPr>
                <w:rFonts w:ascii="Times New Roman" w:hAnsi="Times New Roman"/>
                <w:sz w:val="20"/>
              </w:rPr>
              <w:t>4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CC714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Не более / No more  </w:t>
            </w:r>
          </w:p>
          <w:p w14:paraId="072317C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54C6D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20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E4A1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2,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4CBEC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3FA62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D5A8B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B6553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  <w:p w14:paraId="42EFE59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46BA3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T</w:t>
            </w:r>
          </w:p>
        </w:tc>
      </w:tr>
    </w:tbl>
    <w:p w14:paraId="7B2BA005" w14:textId="77777777" w:rsidR="003655CF" w:rsidRDefault="003655CF"/>
    <w:tbl>
      <w:tblPr>
        <w:tblW w:w="222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709"/>
        <w:gridCol w:w="850"/>
        <w:gridCol w:w="1134"/>
        <w:gridCol w:w="1418"/>
        <w:gridCol w:w="1134"/>
        <w:gridCol w:w="1417"/>
        <w:gridCol w:w="1134"/>
        <w:gridCol w:w="993"/>
        <w:gridCol w:w="1559"/>
        <w:gridCol w:w="1401"/>
        <w:gridCol w:w="1434"/>
        <w:gridCol w:w="974"/>
        <w:gridCol w:w="1050"/>
        <w:gridCol w:w="910"/>
        <w:gridCol w:w="839"/>
        <w:gridCol w:w="905"/>
        <w:gridCol w:w="1134"/>
        <w:gridCol w:w="850"/>
        <w:gridCol w:w="1701"/>
      </w:tblGrid>
      <w:tr w:rsidR="003655CF" w14:paraId="4C4E0F9C" w14:textId="77777777" w:rsidTr="0082587B">
        <w:trPr>
          <w:trHeight w:val="567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6E88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Изм./ Rev.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534A2D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Номер линии / Line No. 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F57293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Термообработка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сварных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швов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Post Weld Heat Treatment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DD4A4B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№  монтажно-технологической схемы / P&amp;ID No.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F6E0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Испытания на прочность и плотность / Strength Tests  </w:t>
            </w: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EDA85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Дополнительное испытание на герметич</w:t>
            </w:r>
            <w:r w:rsidRPr="00AC44B9">
              <w:rPr>
                <w:rFonts w:ascii="Times New Roman" w:hAnsi="Times New Roman"/>
                <w:sz w:val="20"/>
              </w:rPr>
              <w:t xml:space="preserve">ность / Leakage Test  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35FCD4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Горючесть/воспламеняемость (в соответствии с ГОСТ 12.1.044-89)и / Combustibility / flammability (according to GOST 12.1.044-89) </w:t>
            </w:r>
          </w:p>
        </w:tc>
        <w:tc>
          <w:tcPr>
            <w:tcW w:w="14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D51F13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Класс опасности среды (в соответствии с ГОСТ 12.1.007-76) / Medium hazard class (according to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GOST 12.1.007-76) </w:t>
            </w:r>
          </w:p>
        </w:tc>
        <w:tc>
          <w:tcPr>
            <w:tcW w:w="14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B9F59B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Категория и группа трубопровода по ГОСТ 32569-2013 / Pipeline Group and category according to </w:t>
            </w:r>
            <w:r>
              <w:rPr>
                <w:rFonts w:ascii="Times New Roman" w:hAnsi="Times New Roman"/>
                <w:sz w:val="20"/>
                <w:lang w:val="en-US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GOST 32569-2013) </w:t>
            </w:r>
          </w:p>
        </w:tc>
        <w:tc>
          <w:tcPr>
            <w:tcW w:w="9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B429F9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Группа среды по </w:t>
            </w:r>
          </w:p>
          <w:p w14:paraId="35F2694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ТР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ТС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032/2013 / Fluid Group according TR CU 032/2013 </w:t>
            </w:r>
          </w:p>
        </w:tc>
        <w:tc>
          <w:tcPr>
            <w:tcW w:w="10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FBCE24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Категория трубопровода по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>ТР ТС</w:t>
            </w:r>
            <w:r w:rsidRPr="00AC44B9">
              <w:rPr>
                <w:rFonts w:ascii="Times New Roman" w:hAnsi="Times New Roman"/>
                <w:sz w:val="20"/>
              </w:rPr>
              <w:t xml:space="preserve"> 032/2013 / Pipeline Category according TR CU 032/2013 </w:t>
            </w:r>
          </w:p>
        </w:tc>
        <w:tc>
          <w:tcPr>
            <w:tcW w:w="9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C421E8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Неразрушающий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контроль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сварных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швов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, % / Nondestructive welding joints control % </w:t>
            </w:r>
          </w:p>
        </w:tc>
        <w:tc>
          <w:tcPr>
            <w:tcW w:w="8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F990AB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Объём стилоскопирования сварных швов, % / PMI, % of welds </w:t>
            </w:r>
          </w:p>
        </w:tc>
        <w:tc>
          <w:tcPr>
            <w:tcW w:w="9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D3DC06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линия / Critical Line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50B6E7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Методы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очистки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(</w:t>
            </w:r>
            <w:r w:rsidRPr="00AC44B9">
              <w:rPr>
                <w:rFonts w:ascii="Times New Roman" w:hAnsi="Times New Roman"/>
                <w:sz w:val="20"/>
              </w:rPr>
              <w:t>продувка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</w:t>
            </w:r>
            <w:r w:rsidRPr="00AC44B9">
              <w:rPr>
                <w:rFonts w:ascii="Times New Roman" w:hAnsi="Times New Roman"/>
                <w:sz w:val="20"/>
              </w:rPr>
              <w:t>пропарка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</w:t>
            </w:r>
            <w:r w:rsidRPr="00AC44B9">
              <w:rPr>
                <w:rFonts w:ascii="Times New Roman" w:hAnsi="Times New Roman"/>
                <w:sz w:val="20"/>
              </w:rPr>
              <w:t>промывка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) / Cleaning Methods (purging / steaming / flushing) 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29A6C1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Отбраковочная толщина, мм / Rejection thickness, mm 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9311DB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Примеча</w:t>
            </w:r>
            <w:r w:rsidRPr="00AC44B9">
              <w:rPr>
                <w:rFonts w:ascii="Times New Roman" w:hAnsi="Times New Roman"/>
                <w:sz w:val="20"/>
              </w:rPr>
              <w:t>ние/ Remark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3655CF" w14:paraId="4430039A" w14:textId="77777777" w:rsidTr="0082587B">
        <w:trPr>
          <w:trHeight w:val="2119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99F7F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8C473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5262C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6613E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D59A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904EBC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/ Pressure MPa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60D2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AC3858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/ Pressure MPa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9E68FB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ΔP% падение давления / ΔP% pressure loss </w:t>
            </w: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3589D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4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B344E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4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29A28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9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40DA42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01D4D7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9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4F2527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8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513C56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9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8469C2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DA325C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CAC911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905C41" w14:textId="77777777" w:rsidR="003655CF" w:rsidRDefault="003655CF">
            <w:pPr>
              <w:rPr>
                <w:rFonts w:cs="Arial"/>
                <w:sz w:val="20"/>
              </w:rPr>
            </w:pPr>
          </w:p>
        </w:tc>
      </w:tr>
      <w:tr w:rsidR="003655CF" w14:paraId="43ECDAA5" w14:textId="77777777" w:rsidTr="0082587B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70A8F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2CBABD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48D45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C86A3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5EB77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6FC50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A58DD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FDAEC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E51E5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8A6F1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942D9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27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62365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8CC1C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29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B0FA9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30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496CA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9BFC4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32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E89C3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7C33A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94330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36E57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36</w:t>
            </w:r>
          </w:p>
        </w:tc>
      </w:tr>
      <w:tr w:rsidR="003655CF" w14:paraId="4DF4C03C" w14:textId="77777777" w:rsidTr="0082587B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8CBA04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C90FA1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606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698E25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7F088B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7793F0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73370D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3,720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13D7E6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4E54CB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17B91B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24ED9D" w14:textId="77777777" w:rsidR="003655CF" w:rsidRDefault="00000000">
            <w:pPr>
              <w:jc w:val="center"/>
              <w:rPr>
                <w:rFonts w:cs="Arial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BC91B5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2E85EC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В-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III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D49F47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EF39E3" w14:textId="77777777" w:rsidR="003655CF" w:rsidRPr="003655CF" w:rsidRDefault="00000000">
            <w:pPr>
              <w:jc w:val="center"/>
              <w:rPr>
                <w:del w:id="401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402" w:author="Старостина Виктория Константиновна" w:date="2024-06-11T14:50:00Z">
                  <w:rPr>
                    <w:del w:id="403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404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405" w:author="Старостина Виктория Константиновна" w:date="2024-06-11T14:50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258CA42A" w14:textId="77777777" w:rsidR="003655CF" w:rsidRPr="003655CF" w:rsidRDefault="00000000">
            <w:pPr>
              <w:jc w:val="center"/>
              <w:rPr>
                <w:del w:id="406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407" w:author="Старостина Виктория Константиновна" w:date="2024-06-11T14:50:00Z">
                  <w:rPr>
                    <w:del w:id="408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409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410" w:author="Старостина Виктория Константиновна" w:date="2024-06-11T14:50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1F82ABE9" w14:textId="77777777" w:rsidR="003655CF" w:rsidRPr="003655CF" w:rsidRDefault="00000000">
            <w:pPr>
              <w:jc w:val="center"/>
              <w:rPr>
                <w:del w:id="411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412" w:author="Старостина Виктория Константиновна" w:date="2024-06-11T14:50:00Z">
                  <w:rPr>
                    <w:del w:id="413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414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415" w:author="Старостина Виктория Константиновна" w:date="2024-06-11T14:50:00Z">
                    <w:rPr>
                      <w:rFonts w:ascii="Times New Roman" w:hAnsi="Times New Roman"/>
                      <w:sz w:val="20"/>
                    </w:rPr>
                  </w:rPrChange>
                </w:rPr>
                <w:delText>1</w:delText>
              </w:r>
            </w:del>
          </w:p>
          <w:p w14:paraId="7309DC83" w14:textId="77777777" w:rsidR="003655CF" w:rsidRPr="003655CF" w:rsidRDefault="00000000">
            <w:pPr>
              <w:jc w:val="center"/>
              <w:rPr>
                <w:rFonts w:cs="Arial"/>
                <w:sz w:val="20"/>
                <w:highlight w:val="yellow"/>
                <w:rPrChange w:id="416" w:author="Старостина Виктория Константиновна" w:date="2024-06-11T14:50:00Z">
                  <w:rPr>
                    <w:rFonts w:cs="Arial"/>
                    <w:sz w:val="20"/>
                  </w:rPr>
                </w:rPrChange>
              </w:rPr>
            </w:pPr>
            <w:r w:rsidRPr="00AC44B9">
              <w:rPr>
                <w:rFonts w:ascii="Times New Roman" w:hAnsi="Times New Roman"/>
                <w:sz w:val="20"/>
                <w:highlight w:val="yellow"/>
                <w:rPrChange w:id="417" w:author="Старостина Виктория Константиновна" w:date="2024-06-11T14:50:00Z">
                  <w:rPr>
                    <w:rFonts w:ascii="Times New Roman" w:hAnsi="Times New Roman"/>
                    <w:sz w:val="20"/>
                  </w:rPr>
                </w:rPrChange>
              </w:rPr>
              <w:t>1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D89BF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7A3D7B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954A08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461781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00A0C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4024E83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62EDF5A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2,0</w:t>
            </w:r>
          </w:p>
          <w:p w14:paraId="5DF6CA4F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BC1815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Эксплуатационная категория тр-дов пара и горячей воды - I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V</w:t>
            </w:r>
            <w:r w:rsidRPr="00AC44B9">
              <w:rPr>
                <w:rFonts w:ascii="Times New Roman" w:hAnsi="Times New Roman"/>
                <w:sz w:val="20"/>
              </w:rPr>
              <w:t>э</w:t>
            </w:r>
          </w:p>
        </w:tc>
      </w:tr>
      <w:tr w:rsidR="003655CF" w14:paraId="162FCF18" w14:textId="77777777" w:rsidTr="0082587B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7F9922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22974D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607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338AA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1CDD7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F28328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9E4509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3,720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CB4A42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EC843D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9A1631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521D36" w14:textId="77777777" w:rsidR="003655CF" w:rsidRDefault="00000000">
            <w:pPr>
              <w:jc w:val="center"/>
              <w:rPr>
                <w:rFonts w:cs="Arial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375810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3A478B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В-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III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D7464F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B121FC" w14:textId="77777777" w:rsidR="003655CF" w:rsidRPr="003655CF" w:rsidRDefault="00000000">
            <w:pPr>
              <w:jc w:val="center"/>
              <w:rPr>
                <w:del w:id="418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419" w:author="Старостина Виктория Константиновна" w:date="2024-06-11T14:50:00Z">
                  <w:rPr>
                    <w:del w:id="420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421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422" w:author="Старостина Виктория Константиновна" w:date="2024-06-11T14:50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2C719FDB" w14:textId="77777777" w:rsidR="003655CF" w:rsidRPr="003655CF" w:rsidRDefault="00000000">
            <w:pPr>
              <w:jc w:val="center"/>
              <w:rPr>
                <w:del w:id="423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424" w:author="Старостина Виктория Константиновна" w:date="2024-06-11T14:50:00Z">
                  <w:rPr>
                    <w:del w:id="425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426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427" w:author="Старостина Виктория Константиновна" w:date="2024-06-11T14:50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1E0E7033" w14:textId="77777777" w:rsidR="003655CF" w:rsidRPr="003655CF" w:rsidRDefault="00000000">
            <w:pPr>
              <w:jc w:val="center"/>
              <w:rPr>
                <w:del w:id="428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429" w:author="Старостина Виктория Константиновна" w:date="2024-06-11T14:50:00Z">
                  <w:rPr>
                    <w:del w:id="430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431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432" w:author="Старостина Виктория Константиновна" w:date="2024-06-11T14:50:00Z">
                    <w:rPr>
                      <w:rFonts w:ascii="Times New Roman" w:hAnsi="Times New Roman"/>
                      <w:sz w:val="20"/>
                    </w:rPr>
                  </w:rPrChange>
                </w:rPr>
                <w:delText>1</w:delText>
              </w:r>
            </w:del>
          </w:p>
          <w:p w14:paraId="2AF30DA0" w14:textId="77777777" w:rsidR="003655CF" w:rsidRPr="003655CF" w:rsidRDefault="00000000">
            <w:pPr>
              <w:jc w:val="center"/>
              <w:rPr>
                <w:rFonts w:cs="Arial"/>
                <w:sz w:val="20"/>
                <w:highlight w:val="yellow"/>
                <w:rPrChange w:id="433" w:author="Старостина Виктория Константиновна" w:date="2024-06-11T14:50:00Z">
                  <w:rPr>
                    <w:rFonts w:cs="Arial"/>
                    <w:sz w:val="20"/>
                  </w:rPr>
                </w:rPrChange>
              </w:rPr>
            </w:pPr>
            <w:r w:rsidRPr="00AC44B9">
              <w:rPr>
                <w:rFonts w:ascii="Times New Roman" w:hAnsi="Times New Roman"/>
                <w:sz w:val="20"/>
                <w:highlight w:val="yellow"/>
                <w:lang w:val="en-US"/>
                <w:rPrChange w:id="434" w:author="Старостина Виктория Константиновна" w:date="2024-06-11T14:50:00Z">
                  <w:rPr>
                    <w:rFonts w:ascii="Times New Roman" w:hAnsi="Times New Roman"/>
                    <w:sz w:val="20"/>
                    <w:lang w:val="en-US"/>
                  </w:rPr>
                </w:rPrChange>
              </w:rPr>
              <w:t>1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5E7656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EE9875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5BAAD4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B55731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DEB3E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57A8EBE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066FE4B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2,0</w:t>
            </w:r>
          </w:p>
          <w:p w14:paraId="0DA6422F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45C8A9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Эксплуатационная категория тр-дов пара и горячей воды - I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V</w:t>
            </w:r>
            <w:r w:rsidRPr="00AC44B9">
              <w:rPr>
                <w:rFonts w:ascii="Times New Roman" w:hAnsi="Times New Roman"/>
                <w:sz w:val="20"/>
              </w:rPr>
              <w:t>э</w:t>
            </w:r>
          </w:p>
        </w:tc>
      </w:tr>
      <w:tr w:rsidR="003655CF" w14:paraId="5E76286F" w14:textId="77777777" w:rsidTr="0082587B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87B13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659F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B5952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278C6D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43163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B886B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3,720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15C81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928F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96529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EA6AA7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0A6AA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AB38CE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В-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III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EF50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FADE3D" w14:textId="77777777" w:rsidR="003655CF" w:rsidRPr="003655CF" w:rsidRDefault="00000000">
            <w:pPr>
              <w:jc w:val="center"/>
              <w:rPr>
                <w:del w:id="435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436" w:author="Старостина Виктория Константиновна" w:date="2024-06-11T14:50:00Z">
                  <w:rPr>
                    <w:del w:id="437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438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439" w:author="Старостина Виктория Константиновна" w:date="2024-06-11T14:50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592CBC20" w14:textId="77777777" w:rsidR="003655CF" w:rsidRPr="003655CF" w:rsidRDefault="00000000">
            <w:pPr>
              <w:jc w:val="center"/>
              <w:rPr>
                <w:del w:id="440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441" w:author="Старостина Виктория Константиновна" w:date="2024-06-11T14:50:00Z">
                  <w:rPr>
                    <w:del w:id="442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443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444" w:author="Старостина Виктория Константиновна" w:date="2024-06-11T14:50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2439FC08" w14:textId="77777777" w:rsidR="003655CF" w:rsidRPr="003655CF" w:rsidRDefault="00000000">
            <w:pPr>
              <w:jc w:val="center"/>
              <w:rPr>
                <w:del w:id="445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446" w:author="Старостина Виктория Константиновна" w:date="2024-06-11T14:50:00Z">
                  <w:rPr>
                    <w:del w:id="447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448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449" w:author="Старостина Виктория Константиновна" w:date="2024-06-11T14:50:00Z">
                    <w:rPr>
                      <w:rFonts w:ascii="Times New Roman" w:hAnsi="Times New Roman"/>
                      <w:sz w:val="20"/>
                    </w:rPr>
                  </w:rPrChange>
                </w:rPr>
                <w:delText>1</w:delText>
              </w:r>
            </w:del>
          </w:p>
          <w:p w14:paraId="5F8681AA" w14:textId="77777777" w:rsidR="003655CF" w:rsidRPr="003655CF" w:rsidRDefault="00000000">
            <w:pPr>
              <w:jc w:val="center"/>
              <w:rPr>
                <w:rFonts w:ascii="Times New Roman" w:hAnsi="Times New Roman"/>
                <w:sz w:val="20"/>
                <w:highlight w:val="yellow"/>
                <w:lang w:val="en-US"/>
                <w:rPrChange w:id="450" w:author="Старостина Виктория Константиновна" w:date="2024-06-11T14:50:00Z">
                  <w:rPr>
                    <w:rFonts w:ascii="Times New Roman" w:hAnsi="Times New Roman"/>
                    <w:sz w:val="20"/>
                    <w:lang w:val="en-US"/>
                  </w:rPr>
                </w:rPrChange>
              </w:rPr>
            </w:pPr>
            <w:r w:rsidRPr="00AC44B9">
              <w:rPr>
                <w:rFonts w:ascii="Times New Roman" w:hAnsi="Times New Roman"/>
                <w:sz w:val="20"/>
                <w:highlight w:val="yellow"/>
                <w:rPrChange w:id="451" w:author="Старостина Виктория Константиновна" w:date="2024-06-11T14:50:00Z">
                  <w:rPr>
                    <w:rFonts w:ascii="Times New Roman" w:hAnsi="Times New Roman"/>
                    <w:sz w:val="20"/>
                  </w:rPr>
                </w:rPrChange>
              </w:rPr>
              <w:t>1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2950E4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11178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BFF0E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88BDF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ED22A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5656F35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60C199C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2,0</w:t>
            </w:r>
          </w:p>
          <w:p w14:paraId="7E3482D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2,5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8B4F83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Эксплуатационная категория тр-дов пара и горячей воды - I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V</w:t>
            </w:r>
            <w:r w:rsidRPr="00AC44B9">
              <w:rPr>
                <w:rFonts w:ascii="Times New Roman" w:hAnsi="Times New Roman"/>
                <w:sz w:val="20"/>
              </w:rPr>
              <w:t>э</w:t>
            </w:r>
          </w:p>
        </w:tc>
      </w:tr>
      <w:tr w:rsidR="003655CF" w14:paraId="123CAC35" w14:textId="77777777" w:rsidTr="0082587B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A0DFA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F71FF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93039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E0ADB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F33A3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0D34D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3,720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B0BBF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273AA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032A8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829C64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B64FA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1B1475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В-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III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CB55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F535C7" w14:textId="77777777" w:rsidR="003655CF" w:rsidRPr="003655CF" w:rsidRDefault="00000000">
            <w:pPr>
              <w:jc w:val="center"/>
              <w:rPr>
                <w:del w:id="452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453" w:author="Старостина Виктория Константиновна" w:date="2024-06-11T14:50:00Z">
                  <w:rPr>
                    <w:del w:id="454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455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456" w:author="Старостина Виктория Константиновна" w:date="2024-06-11T14:50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4B1CDA1A" w14:textId="77777777" w:rsidR="003655CF" w:rsidRPr="003655CF" w:rsidRDefault="00000000">
            <w:pPr>
              <w:jc w:val="center"/>
              <w:rPr>
                <w:del w:id="457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458" w:author="Старостина Виктория Константиновна" w:date="2024-06-11T14:50:00Z">
                  <w:rPr>
                    <w:del w:id="459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460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461" w:author="Старостина Виктория Константиновна" w:date="2024-06-11T14:50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2CE7E3E0" w14:textId="77777777" w:rsidR="003655CF" w:rsidRPr="003655CF" w:rsidRDefault="00000000">
            <w:pPr>
              <w:jc w:val="center"/>
              <w:rPr>
                <w:del w:id="462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463" w:author="Старостина Виктория Константиновна" w:date="2024-06-11T14:50:00Z">
                  <w:rPr>
                    <w:del w:id="464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465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466" w:author="Старостина Виктория Константиновна" w:date="2024-06-11T14:50:00Z">
                    <w:rPr>
                      <w:rFonts w:ascii="Times New Roman" w:hAnsi="Times New Roman"/>
                      <w:sz w:val="20"/>
                    </w:rPr>
                  </w:rPrChange>
                </w:rPr>
                <w:delText>1</w:delText>
              </w:r>
            </w:del>
          </w:p>
          <w:p w14:paraId="571DC657" w14:textId="77777777" w:rsidR="003655CF" w:rsidRPr="003655CF" w:rsidRDefault="00000000">
            <w:pPr>
              <w:jc w:val="center"/>
              <w:rPr>
                <w:rFonts w:ascii="Times New Roman" w:hAnsi="Times New Roman"/>
                <w:sz w:val="20"/>
                <w:highlight w:val="yellow"/>
                <w:lang w:val="en-US"/>
                <w:rPrChange w:id="467" w:author="Старостина Виктория Константиновна" w:date="2024-06-11T14:50:00Z">
                  <w:rPr>
                    <w:rFonts w:ascii="Times New Roman" w:hAnsi="Times New Roman"/>
                    <w:sz w:val="20"/>
                    <w:lang w:val="en-US"/>
                  </w:rPr>
                </w:rPrChange>
              </w:rPr>
            </w:pPr>
            <w:r w:rsidRPr="00AC44B9">
              <w:rPr>
                <w:rFonts w:ascii="Times New Roman" w:hAnsi="Times New Roman"/>
                <w:sz w:val="20"/>
                <w:highlight w:val="yellow"/>
                <w:lang w:val="en-US"/>
                <w:rPrChange w:id="468" w:author="Старостина Виктория Константиновна" w:date="2024-06-11T14:50:00Z">
                  <w:rPr>
                    <w:rFonts w:ascii="Times New Roman" w:hAnsi="Times New Roman"/>
                    <w:sz w:val="20"/>
                    <w:lang w:val="en-US"/>
                  </w:rPr>
                </w:rPrChange>
              </w:rPr>
              <w:t>1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4ED9C3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04E5B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EE133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65295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EF8CB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75F6962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0FEB6D9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2,0</w:t>
            </w:r>
          </w:p>
          <w:p w14:paraId="55D8642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879A70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Эксплуатационная категория тр-дов пара и горячей воды - I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V</w:t>
            </w:r>
            <w:r w:rsidRPr="00AC44B9">
              <w:rPr>
                <w:rFonts w:ascii="Times New Roman" w:hAnsi="Times New Roman"/>
                <w:sz w:val="20"/>
              </w:rPr>
              <w:t>э</w:t>
            </w:r>
          </w:p>
        </w:tc>
      </w:tr>
      <w:tr w:rsidR="003655CF" w14:paraId="4070B1F4" w14:textId="77777777" w:rsidTr="0082587B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A727D9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B08B5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DD9A4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75BA85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1306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2B6A3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3,720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97792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10BD7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4068D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023925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57401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43AC84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В-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III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3E3A3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4B358E" w14:textId="77777777" w:rsidR="003655CF" w:rsidRPr="003655CF" w:rsidRDefault="00000000">
            <w:pPr>
              <w:jc w:val="center"/>
              <w:rPr>
                <w:del w:id="469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470" w:author="Старостина Виктория Константиновна" w:date="2024-06-11T14:50:00Z">
                  <w:rPr>
                    <w:del w:id="471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472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473" w:author="Старостина Виктория Константиновна" w:date="2024-06-11T14:50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0C525491" w14:textId="77777777" w:rsidR="003655CF" w:rsidRPr="003655CF" w:rsidRDefault="00000000">
            <w:pPr>
              <w:jc w:val="center"/>
              <w:rPr>
                <w:del w:id="474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475" w:author="Старостина Виктория Константиновна" w:date="2024-06-11T14:50:00Z">
                  <w:rPr>
                    <w:del w:id="476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477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478" w:author="Старостина Виктория Константиновна" w:date="2024-06-11T14:50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4D82F932" w14:textId="77777777" w:rsidR="003655CF" w:rsidRPr="003655CF" w:rsidRDefault="00000000">
            <w:pPr>
              <w:jc w:val="center"/>
              <w:rPr>
                <w:del w:id="479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480" w:author="Старостина Виктория Константиновна" w:date="2024-06-11T14:50:00Z">
                  <w:rPr>
                    <w:del w:id="481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482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483" w:author="Старостина Виктория Константиновна" w:date="2024-06-11T14:50:00Z">
                    <w:rPr>
                      <w:rFonts w:ascii="Times New Roman" w:hAnsi="Times New Roman"/>
                      <w:sz w:val="20"/>
                    </w:rPr>
                  </w:rPrChange>
                </w:rPr>
                <w:delText>1</w:delText>
              </w:r>
            </w:del>
          </w:p>
          <w:p w14:paraId="349EC7AF" w14:textId="77777777" w:rsidR="003655CF" w:rsidRPr="003655CF" w:rsidRDefault="00000000">
            <w:pPr>
              <w:jc w:val="center"/>
              <w:rPr>
                <w:rFonts w:ascii="Times New Roman" w:hAnsi="Times New Roman"/>
                <w:sz w:val="20"/>
                <w:highlight w:val="yellow"/>
                <w:lang w:val="en-US"/>
                <w:rPrChange w:id="484" w:author="Старостина Виктория Константиновна" w:date="2024-06-11T14:50:00Z">
                  <w:rPr>
                    <w:rFonts w:ascii="Times New Roman" w:hAnsi="Times New Roman"/>
                    <w:sz w:val="20"/>
                    <w:lang w:val="en-US"/>
                  </w:rPr>
                </w:rPrChange>
              </w:rPr>
            </w:pPr>
            <w:r w:rsidRPr="00AC44B9">
              <w:rPr>
                <w:rFonts w:ascii="Times New Roman" w:hAnsi="Times New Roman"/>
                <w:sz w:val="20"/>
                <w:highlight w:val="yellow"/>
                <w:rPrChange w:id="485" w:author="Старостина Виктория Константиновна" w:date="2024-06-11T14:50:00Z">
                  <w:rPr>
                    <w:rFonts w:ascii="Times New Roman" w:hAnsi="Times New Roman"/>
                    <w:sz w:val="20"/>
                  </w:rPr>
                </w:rPrChange>
              </w:rPr>
              <w:t>1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5F5A38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14E16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18C63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79585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DEC9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00A9926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046157F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2,0</w:t>
            </w:r>
          </w:p>
          <w:p w14:paraId="2577CE6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2,5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365BE9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Эксплуатационная категория тр-дов пара и горячей воды - I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V</w:t>
            </w:r>
            <w:r w:rsidRPr="00AC44B9">
              <w:rPr>
                <w:rFonts w:ascii="Times New Roman" w:hAnsi="Times New Roman"/>
                <w:sz w:val="20"/>
              </w:rPr>
              <w:t>э</w:t>
            </w:r>
          </w:p>
        </w:tc>
      </w:tr>
      <w:tr w:rsidR="003655CF" w14:paraId="7CF2E7FF" w14:textId="77777777" w:rsidTr="0082587B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67B798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FB198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087-SSB-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0E818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8B975E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3AD90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3A56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3,720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0D101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2E707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9D244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848CBB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17C7D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5A37C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В-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III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1AC1B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870743" w14:textId="77777777" w:rsidR="003655CF" w:rsidRPr="003655CF" w:rsidRDefault="00000000">
            <w:pPr>
              <w:jc w:val="center"/>
              <w:rPr>
                <w:del w:id="486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487" w:author="Старостина Виктория Константиновна" w:date="2024-06-11T14:50:00Z">
                  <w:rPr>
                    <w:del w:id="488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489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490" w:author="Старостина Виктория Константиновна" w:date="2024-06-11T14:50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2B2E7793" w14:textId="77777777" w:rsidR="003655CF" w:rsidRPr="003655CF" w:rsidRDefault="00000000">
            <w:pPr>
              <w:jc w:val="center"/>
              <w:rPr>
                <w:del w:id="491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492" w:author="Старостина Виктория Константиновна" w:date="2024-06-11T14:50:00Z">
                  <w:rPr>
                    <w:del w:id="493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494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495" w:author="Старостина Виктория Константиновна" w:date="2024-06-11T14:50:00Z">
                    <w:rPr>
                      <w:rFonts w:ascii="Times New Roman" w:hAnsi="Times New Roman"/>
                      <w:sz w:val="20"/>
                    </w:rPr>
                  </w:rPrChange>
                </w:rPr>
                <w:delText>-</w:delText>
              </w:r>
            </w:del>
          </w:p>
          <w:p w14:paraId="30ADFAE6" w14:textId="77777777" w:rsidR="003655CF" w:rsidRPr="003655CF" w:rsidRDefault="00000000">
            <w:pPr>
              <w:jc w:val="center"/>
              <w:rPr>
                <w:del w:id="496" w:author="Старостина Виктория Константиновна" w:date="2024-06-11T14:50:00Z"/>
                <w:rFonts w:ascii="Times New Roman" w:hAnsi="Times New Roman"/>
                <w:sz w:val="20"/>
                <w:highlight w:val="yellow"/>
                <w:rPrChange w:id="497" w:author="Старостина Виктория Константиновна" w:date="2024-06-11T14:50:00Z">
                  <w:rPr>
                    <w:del w:id="498" w:author="Старостина Виктория Константиновна" w:date="2024-06-11T14:50:00Z"/>
                    <w:rFonts w:ascii="Times New Roman" w:hAnsi="Times New Roman"/>
                    <w:sz w:val="20"/>
                  </w:rPr>
                </w:rPrChange>
              </w:rPr>
            </w:pPr>
            <w:del w:id="499" w:author="Старостина Виктория Константиновна" w:date="2024-06-11T14:50:00Z">
              <w:r w:rsidRPr="00AC44B9">
                <w:rPr>
                  <w:rFonts w:ascii="Times New Roman" w:hAnsi="Times New Roman"/>
                  <w:sz w:val="20"/>
                  <w:highlight w:val="yellow"/>
                  <w:rPrChange w:id="500" w:author="Старостина Виктория Константиновна" w:date="2024-06-11T14:50:00Z">
                    <w:rPr>
                      <w:rFonts w:ascii="Times New Roman" w:hAnsi="Times New Roman"/>
                      <w:sz w:val="20"/>
                    </w:rPr>
                  </w:rPrChange>
                </w:rPr>
                <w:delText>1</w:delText>
              </w:r>
            </w:del>
          </w:p>
          <w:p w14:paraId="1D7F21BF" w14:textId="77777777" w:rsidR="003655CF" w:rsidRPr="003655CF" w:rsidRDefault="00000000">
            <w:pPr>
              <w:jc w:val="center"/>
              <w:rPr>
                <w:rFonts w:ascii="Times New Roman" w:hAnsi="Times New Roman"/>
                <w:sz w:val="20"/>
                <w:highlight w:val="yellow"/>
                <w:lang w:val="en-US"/>
                <w:rPrChange w:id="501" w:author="Старостина Виктория Константиновна" w:date="2024-06-11T14:50:00Z">
                  <w:rPr>
                    <w:rFonts w:ascii="Times New Roman" w:hAnsi="Times New Roman"/>
                    <w:sz w:val="20"/>
                    <w:lang w:val="en-US"/>
                  </w:rPr>
                </w:rPrChange>
              </w:rPr>
            </w:pPr>
            <w:r w:rsidRPr="00AC44B9">
              <w:rPr>
                <w:rFonts w:ascii="Times New Roman" w:hAnsi="Times New Roman"/>
                <w:sz w:val="20"/>
                <w:highlight w:val="yellow"/>
                <w:lang w:val="en-US"/>
                <w:rPrChange w:id="502" w:author="Старостина Виктория Константиновна" w:date="2024-06-11T14:50:00Z">
                  <w:rPr>
                    <w:rFonts w:ascii="Times New Roman" w:hAnsi="Times New Roman"/>
                    <w:sz w:val="20"/>
                    <w:lang w:val="en-US"/>
                  </w:rPr>
                </w:rPrChange>
              </w:rPr>
              <w:t>1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3E6E36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18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16CE9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FFF01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AB550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EA259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25B009B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6D71636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2,0</w:t>
            </w:r>
          </w:p>
          <w:p w14:paraId="31FE7F6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2,0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6A029D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Эксплуатационная категория тр-дов пара и горячей воды - I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V</w:t>
            </w:r>
            <w:r w:rsidRPr="00AC44B9">
              <w:rPr>
                <w:rFonts w:ascii="Times New Roman" w:hAnsi="Times New Roman"/>
                <w:sz w:val="20"/>
              </w:rPr>
              <w:t>э</w:t>
            </w:r>
          </w:p>
        </w:tc>
      </w:tr>
      <w:tr w:rsidR="003655CF" w14:paraId="0A62E118" w14:textId="77777777" w:rsidTr="0082587B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BB0CDD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E92B1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6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9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25E82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488DEB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9311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5DD69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1,446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FF1DE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AEAE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8189E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949745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C13E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15274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В-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90301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91109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3703FE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18"/>
              </w:rPr>
            </w:pPr>
            <w:ins w:id="503" w:author="SamartsevaSV" w:date="2024-06-20T10:53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</w:t>
              </w:r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/МПК (в т.ч. 5% PK/УЗК)</w:t>
              </w:r>
            </w:ins>
            <w:del w:id="504" w:author="SamartsevaSV" w:date="2024-06-20T10:53:00Z"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Согласно</w:delText>
              </w:r>
              <w:r w:rsidRPr="0080397F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п</w:delText>
              </w:r>
              <w:r w:rsidRPr="0080397F">
                <w:rPr>
                  <w:rFonts w:ascii="Times New Roman" w:hAnsi="Times New Roman"/>
                  <w:sz w:val="18"/>
                  <w:shd w:val="clear" w:color="auto" w:fill="FFFFFF"/>
                </w:rPr>
                <w:delText>. 12.3.2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A10084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9D883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80868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B57E8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45C49FB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1,5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302E09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</w:tr>
      <w:tr w:rsidR="003655CF" w14:paraId="78B7E3FC" w14:textId="77777777" w:rsidTr="0082587B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6216AF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0CFD8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8237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24DE12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-00002, 12460-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18"/>
              </w:rPr>
              <w:t>00004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685CE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C23B8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1,446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7289C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1D5C8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74A0A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451F09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C45E5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64AAD7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В-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FAD58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DE19D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934F95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18"/>
              </w:rPr>
            </w:pPr>
            <w:ins w:id="505" w:author="SamartsevaSV" w:date="2024-06-20T10:53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ПВК/МПК (в т.ч. 5% PK/УЗК)</w:t>
              </w:r>
            </w:ins>
            <w:del w:id="506" w:author="SamartsevaSV" w:date="2024-06-20T10:53:00Z"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Согласно</w:delText>
              </w:r>
              <w:r w:rsidRPr="0080397F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п</w:delText>
              </w:r>
              <w:r w:rsidRPr="0080397F">
                <w:rPr>
                  <w:rFonts w:ascii="Times New Roman" w:hAnsi="Times New Roman"/>
                  <w:sz w:val="18"/>
                  <w:shd w:val="clear" w:color="auto" w:fill="FFFFFF"/>
                </w:rPr>
                <w:delText>. 12.3.2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610396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D3601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1A40F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A880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1,0</w:t>
            </w:r>
          </w:p>
          <w:p w14:paraId="1D80BDD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6EFFF0B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1,5</w:t>
            </w:r>
          </w:p>
          <w:p w14:paraId="6BC38AB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2,0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ADFC61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</w:tr>
      <w:tr w:rsidR="003655CF" w14:paraId="7284C3D8" w14:textId="77777777" w:rsidTr="0082587B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B23714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F7CFE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EFE8B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BFDB5A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, 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4EAC9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3FECB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3,720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698DA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6D64E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C545E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17105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Non-combustible substance </w:t>
            </w: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DAFBF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0170E7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В-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III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55018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29111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8220F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7436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22801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97F35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5FA22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1,5</w:t>
            </w:r>
          </w:p>
          <w:p w14:paraId="0EDD9A6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1,5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7A07A9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</w:tr>
      <w:tr w:rsidR="003655CF" w14:paraId="2F9416D3" w14:textId="77777777" w:rsidTr="0082587B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5A336C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739D1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5F241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F7ABC5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85675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D9D54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3,720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D82E3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71752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A93BF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6DDC2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Non-combustible substance </w:t>
            </w: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A490B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500183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В-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III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56DA6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04824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06726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F8B0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652219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D9E66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690F0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1,5</w:t>
            </w:r>
          </w:p>
          <w:p w14:paraId="7F71706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1,5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F30859" w14:textId="77777777" w:rsidR="003655CF" w:rsidRDefault="003655CF">
            <w:pPr>
              <w:ind w:left="-108" w:right="-108"/>
              <w:jc w:val="center"/>
            </w:pPr>
          </w:p>
        </w:tc>
      </w:tr>
    </w:tbl>
    <w:p w14:paraId="5F3C63FC" w14:textId="77777777" w:rsidR="003655CF" w:rsidRDefault="003655CF"/>
    <w:tbl>
      <w:tblPr>
        <w:tblpPr w:leftFromText="180" w:rightFromText="180" w:vertAnchor="page" w:horzAnchor="margin" w:tblpX="108" w:tblpY="409"/>
        <w:tblW w:w="22255" w:type="dxa"/>
        <w:tblLayout w:type="fixed"/>
        <w:tblLook w:val="04A0" w:firstRow="1" w:lastRow="0" w:firstColumn="1" w:lastColumn="0" w:noHBand="0" w:noVBand="1"/>
      </w:tblPr>
      <w:tblGrid>
        <w:gridCol w:w="709"/>
        <w:gridCol w:w="992"/>
        <w:gridCol w:w="1134"/>
        <w:gridCol w:w="1276"/>
        <w:gridCol w:w="851"/>
        <w:gridCol w:w="1842"/>
        <w:gridCol w:w="851"/>
        <w:gridCol w:w="1809"/>
        <w:gridCol w:w="1735"/>
        <w:gridCol w:w="1275"/>
        <w:gridCol w:w="1276"/>
        <w:gridCol w:w="1276"/>
        <w:gridCol w:w="1417"/>
        <w:gridCol w:w="1418"/>
        <w:gridCol w:w="1276"/>
        <w:gridCol w:w="1417"/>
        <w:gridCol w:w="992"/>
        <w:gridCol w:w="709"/>
      </w:tblGrid>
      <w:tr w:rsidR="003655CF" w14:paraId="64C68791" w14:textId="77777777" w:rsidTr="0082587B">
        <w:trPr>
          <w:trHeight w:val="558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4916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lastRenderedPageBreak/>
              <w:t xml:space="preserve">Изм./ Rev.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7DA70C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Номинальный диаметр DN, мм / Nominal diameter DN, mm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22699F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Номер линии / Line No.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DEDF16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Материал / Material 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C53A1C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Прибавка на коррозию, мм/ Corrosion Allowance, mm 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F71946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356EFB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Фазовое состояние / Phase (L/G/S) 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7E19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Расположение / Location 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FD6B6C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Диаметр х толщина стенки, мм/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>Diameter x wall thickness, mm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E9DF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Рабочие условия / Operational conditions 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0385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Расчетные условия / Calculated conditions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A2E79C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Класс давления. Условное Давление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Pressure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rating</w:t>
            </w:r>
            <w:r w:rsidRPr="00AC44B9">
              <w:rPr>
                <w:rFonts w:ascii="Times New Roman" w:hAnsi="Times New Roman"/>
                <w:sz w:val="20"/>
              </w:rPr>
              <w:t xml:space="preserve">.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Nominal Pressure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2EA8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Изоляция / Insulation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EED684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Тип обогрева / Heating type  </w:t>
            </w:r>
          </w:p>
        </w:tc>
      </w:tr>
      <w:tr w:rsidR="003655CF" w14:paraId="523FE360" w14:textId="77777777" w:rsidTr="0082587B">
        <w:trPr>
          <w:trHeight w:val="2253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BB7B8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3D2DB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CDA34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BAAAC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AF61A7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41FCFC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934E07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C252D6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От / From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94B672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К / To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C095B0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33B50F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Давление, МПа (изб</w:t>
            </w:r>
            <w:r w:rsidRPr="00AC44B9">
              <w:rPr>
                <w:rFonts w:ascii="Times New Roman" w:hAnsi="Times New Roman"/>
                <w:sz w:val="20"/>
              </w:rPr>
              <w:t xml:space="preserve">.) / Pressure, MPa (gauge)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59DC6E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Температура, ºС / Temperature, ºС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0E48E7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(изб.) / Pressure, MPa (gauge)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B396EE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Температура, ºС / Temperature, ºС 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6146E6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FE9C65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Назначение изоляции / Insulation purpose 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66BAB5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Толщина, мм / Thickness, mm 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8DC15" w14:textId="77777777" w:rsidR="003655CF" w:rsidRDefault="003655CF">
            <w:pPr>
              <w:rPr>
                <w:rFonts w:cs="Arial"/>
                <w:sz w:val="20"/>
              </w:rPr>
            </w:pPr>
          </w:p>
        </w:tc>
      </w:tr>
      <w:tr w:rsidR="003655CF" w14:paraId="187FAA37" w14:textId="77777777" w:rsidTr="003F0468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2BA3B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F59E7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8BF1F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8D7B0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74318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5C67D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C69ED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7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86BA1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8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60B15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3E764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0BB1A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68AC4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6757D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63905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62AFD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C1244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572D4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2E45D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18</w:t>
            </w:r>
          </w:p>
        </w:tc>
      </w:tr>
      <w:tr w:rsidR="003655CF" w14:paraId="483F810B" w14:textId="77777777" w:rsidTr="003F0468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B1BF11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FBED21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C4F1DE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7F942F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64B44D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65D705" w14:textId="77777777" w:rsidR="003655CF" w:rsidRDefault="00000000">
            <w:pPr>
              <w:jc w:val="center"/>
              <w:rPr>
                <w:rFonts w:cs="Arial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Конденсат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пара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низкого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давления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Low pressure steam condensate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F6CE21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Ж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L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EB6C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 xml:space="preserve">От переливного штуцера станции откачки парового конденсата </w:t>
            </w:r>
          </w:p>
          <w:p w14:paraId="67C7EF8D" w14:textId="77777777" w:rsidR="003655CF" w:rsidRDefault="00000000">
            <w:pPr>
              <w:jc w:val="center"/>
              <w:rPr>
                <w:rFonts w:cs="Arial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18"/>
                <w:lang w:val="en-US"/>
              </w:rPr>
              <w:t>087-U-002 /</w:t>
            </w:r>
            <w:r w:rsidRPr="00AC44B9">
              <w:rPr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18"/>
                <w:lang w:val="en-US"/>
              </w:rPr>
              <w:t>From the overflow connec</w:t>
            </w:r>
            <w:r w:rsidRPr="00AC44B9">
              <w:rPr>
                <w:rFonts w:ascii="Times New Roman" w:hAnsi="Times New Roman"/>
                <w:sz w:val="18"/>
                <w:lang w:val="en-US"/>
              </w:rPr>
              <w:t>tion of the steam condensate pumping station 087-U-002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3DD1A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В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колодец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</w:p>
          <w:p w14:paraId="6AA1074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075-1500-MH-003 / Into the pit </w:t>
            </w:r>
          </w:p>
          <w:p w14:paraId="3EA10257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075-1500-MH-003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E38B63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57x</w:t>
            </w:r>
            <w:r w:rsidRPr="00AC44B9">
              <w:rPr>
                <w:rFonts w:ascii="Times New Roman" w:hAnsi="Times New Roman"/>
                <w:sz w:val="20"/>
              </w:rPr>
              <w:t>4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672F41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Гидростат. / </w:t>
            </w:r>
            <w:r w:rsidRPr="00AC44B9"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Hydrostatic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8CA5BA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BEDDF5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Гидростат. / </w:t>
            </w:r>
            <w:r w:rsidRPr="00AC44B9"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Hydrostatic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55F6EA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E5309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1,6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F46CEA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/ Heat loss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33562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40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3CB6B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E</w:t>
            </w:r>
          </w:p>
        </w:tc>
      </w:tr>
      <w:tr w:rsidR="003655CF" w14:paraId="24CC1B57" w14:textId="77777777" w:rsidTr="00AC44B9">
        <w:trPr>
          <w:trHeight w:val="106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464D2D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0B8A7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CAFBC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28C16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905F4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A46FA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Конденсат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пара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низкого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давления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Low pressure steam condensate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5D18D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Ж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L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8FA808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Арматуры </w:t>
            </w:r>
            <w:r>
              <w:rPr>
                <w:rFonts w:ascii="Times New Roman" w:eastAsia="Calibri" w:hAnsi="Times New Roman"/>
                <w:bCs/>
                <w:sz w:val="20"/>
              </w:rPr>
              <w:br/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-0115/</w:t>
            </w:r>
            <w:r>
              <w:rPr>
                <w:rFonts w:ascii="Times New Roman" w:eastAsia="Calibri" w:hAnsi="Times New Roman"/>
                <w:bCs/>
                <w:sz w:val="20"/>
              </w:rPr>
              <w:br/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Fitting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  <w:p w14:paraId="6C2E1B4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087-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-0115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D8C9C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 безопасное место /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  <w:lang w:val="en-US"/>
              </w:rPr>
              <w:t>To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safety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C2D66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45х4,5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A7FCD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Атм. /</w:t>
            </w:r>
            <w:r w:rsidRPr="00AC44B9"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Atm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9BB2A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207AE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1763B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58D94B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94D11C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От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271F39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highlight w:val="yellow"/>
                <w:lang w:val="en-US"/>
              </w:rPr>
            </w:pPr>
            <w:del w:id="507" w:author="Скородумова Анна Александровна" w:date="2024-06-20T09:39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4</w:delText>
              </w:r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  <w:lang w:val="en-US"/>
                </w:rPr>
                <w:delText>0</w:delText>
              </w:r>
            </w:del>
            <w:ins w:id="508" w:author="Скородумова Анна Александровна" w:date="2024-06-20T09:39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30</w:t>
              </w:r>
            </w:ins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E5B7E1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43777AB5" w14:textId="77777777" w:rsidTr="003F0468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41A1F6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EF2D8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B2D26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61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FDB3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C9DD9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46D96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Конденсат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пара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низкого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давления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Low pressure steam condensate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0FEFD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Ж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L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7091ED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Арматуры </w:t>
            </w:r>
            <w:r>
              <w:rPr>
                <w:rFonts w:ascii="Times New Roman" w:eastAsia="Calibri" w:hAnsi="Times New Roman"/>
                <w:bCs/>
                <w:sz w:val="20"/>
              </w:rPr>
              <w:br/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-0205/</w:t>
            </w:r>
            <w:r>
              <w:rPr>
                <w:rFonts w:ascii="Times New Roman" w:eastAsia="Calibri" w:hAnsi="Times New Roman"/>
                <w:bCs/>
                <w:sz w:val="20"/>
              </w:rPr>
              <w:br/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Fitting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  <w:p w14:paraId="459AF8E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087-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-0205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4AAA0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 безопасное место /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  <w:lang w:val="en-US"/>
              </w:rPr>
              <w:t>To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safety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69A3A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45х4,5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8716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Атм. /</w:t>
            </w:r>
            <w:r w:rsidRPr="00AC44B9"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Atm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E40CC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CB38A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4A7E4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DBF298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F661B2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От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0ED782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highlight w:val="yellow"/>
              </w:rPr>
            </w:pPr>
            <w:del w:id="509" w:author="Скородумова Анна Александровна" w:date="2024-06-20T09:39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4</w:delText>
              </w:r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  <w:lang w:val="en-US"/>
                </w:rPr>
                <w:delText>0</w:delText>
              </w:r>
            </w:del>
            <w:ins w:id="510" w:author="Скородумова Анна Александровна" w:date="2024-06-20T09:39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30</w:t>
              </w:r>
            </w:ins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6E7B2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494D5A49" w14:textId="77777777" w:rsidTr="003F0468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AB4F0A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0411F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31263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61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92DEE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7DE0C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24967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Конденсат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пара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низкого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давления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Low pressure steam condensate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AE512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Ж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L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6BA51A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Арматуры </w:t>
            </w:r>
            <w:r>
              <w:rPr>
                <w:rFonts w:ascii="Times New Roman" w:eastAsia="Calibri" w:hAnsi="Times New Roman"/>
                <w:bCs/>
                <w:sz w:val="20"/>
              </w:rPr>
              <w:br/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-0116/</w:t>
            </w:r>
            <w:r>
              <w:rPr>
                <w:rFonts w:ascii="Times New Roman" w:eastAsia="Calibri" w:hAnsi="Times New Roman"/>
                <w:bCs/>
                <w:sz w:val="20"/>
              </w:rPr>
              <w:br/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Fitting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  <w:p w14:paraId="5CA993C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087-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-0116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98635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 безопасное место /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  <w:lang w:val="en-US"/>
              </w:rPr>
              <w:t>To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safety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27ACB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45х4,5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1AA80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Атм. /</w:t>
            </w:r>
            <w:r w:rsidRPr="00AC44B9"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Atm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ADC8F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02DE0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0CA4E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1E52FC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626211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От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58FBD1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highlight w:val="yellow"/>
              </w:rPr>
            </w:pPr>
            <w:del w:id="511" w:author="Скородумова Анна Александровна" w:date="2024-06-20T09:39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4</w:delText>
              </w:r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  <w:lang w:val="en-US"/>
                </w:rPr>
                <w:delText>0</w:delText>
              </w:r>
            </w:del>
            <w:ins w:id="512" w:author="Скородумова Анна Александровна" w:date="2024-06-20T09:39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30</w:t>
              </w:r>
            </w:ins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1725E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4033A60D" w14:textId="77777777" w:rsidTr="003F0468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8D9011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DCA51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B5E65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61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52EEB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9D1BD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42629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Конденсат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пара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низкого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давления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Low pressure steam condensate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CC55D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Ж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L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066BBB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Арматуры </w:t>
            </w:r>
            <w:r>
              <w:rPr>
                <w:rFonts w:ascii="Times New Roman" w:eastAsia="Calibri" w:hAnsi="Times New Roman"/>
                <w:bCs/>
                <w:sz w:val="20"/>
              </w:rPr>
              <w:br/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-0212/</w:t>
            </w:r>
            <w:r>
              <w:rPr>
                <w:rFonts w:ascii="Times New Roman" w:eastAsia="Calibri" w:hAnsi="Times New Roman"/>
                <w:bCs/>
                <w:sz w:val="20"/>
              </w:rPr>
              <w:br/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Fitting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  <w:p w14:paraId="265FAF3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087-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-0212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D09E8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 безопасное место /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  <w:lang w:val="en-US"/>
              </w:rPr>
              <w:t>To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safety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5D7B1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45х4,5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477B4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Атм. /</w:t>
            </w:r>
            <w:r w:rsidRPr="00AC44B9"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Atm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51BB9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969DC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2F697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ED6DA5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941900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8FE87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highlight w:val="yellow"/>
              </w:rPr>
            </w:pPr>
            <w:del w:id="513" w:author="Скородумова Анна Александровна" w:date="2024-06-20T09:39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4</w:delText>
              </w:r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  <w:lang w:val="en-US"/>
                </w:rPr>
                <w:delText>0</w:delText>
              </w:r>
            </w:del>
            <w:ins w:id="514" w:author="Скородумова Анна Александровна" w:date="2024-06-20T09:39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30</w:t>
              </w:r>
            </w:ins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D62AC4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7CEAD4EE" w14:textId="77777777" w:rsidTr="003F0468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761C83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3094A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C2791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61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AC65B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C5CDD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7717E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Конденсат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пара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низкого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давления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Low pressure steam condensate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DC245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Ж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L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6A5B38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Арматуры </w:t>
            </w:r>
            <w:r>
              <w:rPr>
                <w:rFonts w:ascii="Times New Roman" w:eastAsia="Calibri" w:hAnsi="Times New Roman"/>
                <w:bCs/>
                <w:sz w:val="20"/>
              </w:rPr>
              <w:br/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-0057/</w:t>
            </w:r>
            <w:r>
              <w:rPr>
                <w:rFonts w:ascii="Times New Roman" w:eastAsia="Calibri" w:hAnsi="Times New Roman"/>
                <w:bCs/>
                <w:sz w:val="20"/>
              </w:rPr>
              <w:br/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Fitting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  <w:p w14:paraId="1C3A4FB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087-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-0057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11915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 безопасное место /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  <w:lang w:val="en-US"/>
              </w:rPr>
              <w:t>To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safety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01EA0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45х4,5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7D1C6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Атм. /</w:t>
            </w:r>
            <w:r w:rsidRPr="00AC44B9"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Atm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B7D59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8AD05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67471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EFAA6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827C1C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От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E014CB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highlight w:val="yellow"/>
              </w:rPr>
            </w:pPr>
            <w:del w:id="515" w:author="Скородумова Анна Александровна" w:date="2024-06-20T09:39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4</w:delText>
              </w:r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  <w:lang w:val="en-US"/>
                </w:rPr>
                <w:delText>0</w:delText>
              </w:r>
            </w:del>
            <w:ins w:id="516" w:author="Скородумова Анна Александровна" w:date="2024-06-20T09:39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30</w:t>
              </w:r>
            </w:ins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8A6252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1C0CCF41" w14:textId="77777777" w:rsidTr="003F0468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F7A9F1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3F699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C2233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61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CEB82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7B4D3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4F094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Конденсат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пара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низкого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давления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Low pressure steam condensate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23ED1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Ж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L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4C6933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Арматуры </w:t>
            </w:r>
            <w:r>
              <w:rPr>
                <w:rFonts w:ascii="Times New Roman" w:eastAsia="Calibri" w:hAnsi="Times New Roman"/>
                <w:bCs/>
                <w:sz w:val="20"/>
              </w:rPr>
              <w:br/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-0219/</w:t>
            </w:r>
            <w:r>
              <w:rPr>
                <w:rFonts w:ascii="Times New Roman" w:eastAsia="Calibri" w:hAnsi="Times New Roman"/>
                <w:bCs/>
                <w:sz w:val="20"/>
              </w:rPr>
              <w:br/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Fitting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  <w:p w14:paraId="0C6C802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087-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-0219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7D1B9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 безопасное место /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  <w:lang w:val="en-US"/>
              </w:rPr>
              <w:t>To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safety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98CF1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45х4,5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4C9D2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Атм. /</w:t>
            </w:r>
            <w:r w:rsidRPr="00AC44B9"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Atm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5190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D651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EB73B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C28626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A13DD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От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CE395E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highlight w:val="yellow"/>
              </w:rPr>
            </w:pPr>
            <w:del w:id="517" w:author="Скородумова Анна Александровна" w:date="2024-06-20T09:39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4</w:delText>
              </w:r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  <w:lang w:val="en-US"/>
                </w:rPr>
                <w:delText>0</w:delText>
              </w:r>
            </w:del>
            <w:ins w:id="518" w:author="Скородумова Анна Александровна" w:date="2024-06-20T09:39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30</w:t>
              </w:r>
            </w:ins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7BCA4E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4844079B" w14:textId="77777777" w:rsidTr="003F0468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7BDF1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BE8B6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F7123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61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827E0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28C4C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11ED0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Конденсат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пара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низкого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давления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Low pressure steam condensate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BEB3C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Ж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L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03C6C3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Арматуры </w:t>
            </w:r>
            <w:r>
              <w:rPr>
                <w:rFonts w:ascii="Times New Roman" w:eastAsia="Calibri" w:hAnsi="Times New Roman"/>
                <w:bCs/>
                <w:sz w:val="20"/>
              </w:rPr>
              <w:br/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-0058/</w:t>
            </w:r>
            <w:r>
              <w:rPr>
                <w:rFonts w:ascii="Times New Roman" w:eastAsia="Calibri" w:hAnsi="Times New Roman"/>
                <w:bCs/>
                <w:sz w:val="20"/>
              </w:rPr>
              <w:br/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Fitting</w:t>
            </w:r>
            <w:r>
              <w:rPr>
                <w:rFonts w:ascii="Times New Roman" w:hAnsi="Times New Roman"/>
                <w:bCs/>
                <w:sz w:val="20"/>
              </w:rPr>
              <w:br/>
            </w:r>
            <w:r w:rsidRPr="00AC44B9">
              <w:rPr>
                <w:rFonts w:ascii="Times New Roman" w:hAnsi="Times New Roman"/>
                <w:bCs/>
                <w:sz w:val="20"/>
              </w:rPr>
              <w:t>087-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-0058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ED0F2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 безопасное место /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  <w:lang w:val="en-US"/>
              </w:rPr>
              <w:t>To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safety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6AABE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45х4,5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52606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Атм. /</w:t>
            </w:r>
            <w:r w:rsidRPr="00AC44B9"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Atm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8A64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 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Ambient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1FFCB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2EA2D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-39/ 350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28F788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ACDA73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От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теплопотерь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Heat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loss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45308A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highlight w:val="yellow"/>
              </w:rPr>
            </w:pPr>
            <w:del w:id="519" w:author="Скородумова Анна Александровна" w:date="2024-06-20T09:39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40</w:delText>
              </w:r>
            </w:del>
            <w:ins w:id="520" w:author="Скородумова Анна Александровна" w:date="2024-06-20T09:39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30</w:t>
              </w:r>
            </w:ins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63F1E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4FFF5860" w14:textId="77777777" w:rsidTr="003F0468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4933B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F13B0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72CB2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61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E9170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260CC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65F2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Конденсат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пара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низкого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давления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Low pressure steam condensate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3D41F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Ж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L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18A906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Арматуры </w:t>
            </w:r>
            <w:r>
              <w:rPr>
                <w:rFonts w:ascii="Times New Roman" w:eastAsia="Calibri" w:hAnsi="Times New Roman"/>
                <w:bCs/>
                <w:sz w:val="20"/>
              </w:rPr>
              <w:br/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-0226/</w:t>
            </w:r>
            <w:r>
              <w:rPr>
                <w:rFonts w:ascii="Times New Roman" w:eastAsia="Calibri" w:hAnsi="Times New Roman"/>
                <w:bCs/>
                <w:sz w:val="20"/>
              </w:rPr>
              <w:br/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Fitting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  <w:p w14:paraId="6819348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087-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-0226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0107B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 безопасное место /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  <w:lang w:val="en-US"/>
              </w:rPr>
              <w:t>To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safety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1EE2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45х4,5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6AB6A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Атм. /</w:t>
            </w:r>
            <w:r w:rsidRPr="00AC44B9"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Atm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EEB02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E9006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C1D57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2668AF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8AB520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537C42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highlight w:val="yellow"/>
              </w:rPr>
            </w:pPr>
            <w:del w:id="521" w:author="Скородумова Анна Александровна" w:date="2024-06-20T09:39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4</w:delText>
              </w:r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  <w:lang w:val="en-US"/>
                </w:rPr>
                <w:delText>0</w:delText>
              </w:r>
            </w:del>
            <w:ins w:id="522" w:author="Скородумова Анна Александровна" w:date="2024-06-20T09:39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30</w:t>
              </w:r>
            </w:ins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D2D342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1D6E9FBE" w14:textId="77777777" w:rsidTr="003F0468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EE4D12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0F581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B47A0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BA0D3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9A23C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5AEAF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Конденсат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пара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низкого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давления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Low pressure steam condensate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4307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Ж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L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F40419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Арматуры </w:t>
            </w:r>
            <w:r>
              <w:rPr>
                <w:rFonts w:ascii="Times New Roman" w:eastAsia="Calibri" w:hAnsi="Times New Roman"/>
                <w:bCs/>
                <w:sz w:val="20"/>
              </w:rPr>
              <w:br/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62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001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/</w:t>
            </w:r>
            <w:r>
              <w:rPr>
                <w:rFonts w:ascii="Times New Roman" w:eastAsia="Calibri" w:hAnsi="Times New Roman"/>
                <w:bCs/>
                <w:sz w:val="20"/>
              </w:rPr>
              <w:br/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Fitting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  <w:p w14:paraId="334DF5D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62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-0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001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DD333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 безопасное место /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  <w:lang w:val="en-US"/>
              </w:rPr>
              <w:t>To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safety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0387D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45х4,5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7F5DC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Атм. /</w:t>
            </w:r>
            <w:r w:rsidRPr="00AC44B9"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Atm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3CB1B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7ABC4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96DBB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78047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4F8B1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От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98C17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</w:rPr>
            </w:pPr>
            <w:del w:id="523" w:author="Скородумова Анна Александровна" w:date="2024-06-20T09:39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4</w:delText>
              </w:r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  <w:lang w:val="en-US"/>
                </w:rPr>
                <w:delText>0</w:delText>
              </w:r>
            </w:del>
            <w:ins w:id="524" w:author="Скородумова Анна Александровна" w:date="2024-06-20T09:39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30</w:t>
              </w:r>
            </w:ins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4385B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1AF5FA1F" w14:textId="77777777" w:rsidTr="003F0468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F30E12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6F9E6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1CDBC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27BBD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5DABC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92C8A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Конденсат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пара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низкого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давления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Low pressure steam condensate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27A73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Ж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L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4619C8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Арматуры </w:t>
            </w:r>
            <w:r>
              <w:rPr>
                <w:rFonts w:ascii="Times New Roman" w:eastAsia="Calibri" w:hAnsi="Times New Roman"/>
                <w:bCs/>
                <w:sz w:val="20"/>
              </w:rPr>
              <w:br/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-02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68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/</w:t>
            </w:r>
            <w:r>
              <w:rPr>
                <w:rFonts w:ascii="Times New Roman" w:eastAsia="Calibri" w:hAnsi="Times New Roman"/>
                <w:bCs/>
                <w:sz w:val="20"/>
              </w:rPr>
              <w:br/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Fitting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  <w:p w14:paraId="2257E7B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087-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GV</w:t>
            </w:r>
            <w:r w:rsidRPr="00AC44B9">
              <w:rPr>
                <w:rFonts w:ascii="Times New Roman" w:hAnsi="Times New Roman"/>
                <w:bCs/>
                <w:sz w:val="20"/>
              </w:rPr>
              <w:t>-02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68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61646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 безопасное место /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  <w:lang w:val="en-US"/>
              </w:rPr>
              <w:t>To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safety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56504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45х4,5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51E9B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Атм. /</w:t>
            </w:r>
            <w:r w:rsidRPr="00AC44B9"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Atm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7EEC7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43527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BED3D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D2366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7CD51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От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07D9D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highlight w:val="yellow"/>
              </w:rPr>
            </w:pPr>
            <w:del w:id="525" w:author="Скородумова Анна Александровна" w:date="2024-06-20T09:39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4</w:delText>
              </w:r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  <w:lang w:val="en-US"/>
                </w:rPr>
                <w:delText>0</w:delText>
              </w:r>
            </w:del>
            <w:ins w:id="526" w:author="Скородумова Анна Александровна" w:date="2024-06-20T09:39:00Z">
              <w:r w:rsidRPr="00F5050B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30</w:t>
              </w:r>
            </w:ins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3D5BC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</w:tbl>
    <w:p w14:paraId="6989262A" w14:textId="77777777" w:rsidR="003655CF" w:rsidRDefault="003655CF">
      <w:pPr>
        <w:rPr>
          <w:vanish/>
        </w:rPr>
      </w:pPr>
    </w:p>
    <w:tbl>
      <w:tblPr>
        <w:tblW w:w="222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709"/>
        <w:gridCol w:w="850"/>
        <w:gridCol w:w="1134"/>
        <w:gridCol w:w="1418"/>
        <w:gridCol w:w="1134"/>
        <w:gridCol w:w="1417"/>
        <w:gridCol w:w="1134"/>
        <w:gridCol w:w="993"/>
        <w:gridCol w:w="1519"/>
        <w:gridCol w:w="1457"/>
        <w:gridCol w:w="1398"/>
        <w:gridCol w:w="910"/>
        <w:gridCol w:w="1134"/>
        <w:gridCol w:w="1050"/>
        <w:gridCol w:w="825"/>
        <w:gridCol w:w="920"/>
        <w:gridCol w:w="1134"/>
        <w:gridCol w:w="851"/>
        <w:gridCol w:w="1559"/>
      </w:tblGrid>
      <w:tr w:rsidR="003655CF" w14:paraId="1516419B" w14:textId="77777777" w:rsidTr="00D519B3">
        <w:trPr>
          <w:trHeight w:val="597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A0E3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Изм./ Rev.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45068F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Номер линии / Line No. 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BD69CE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Термообработка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сварных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швов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Post Weld Heat Treatment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34EEC7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№  монтажно-технологической схемы / P&amp;ID No.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360B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Испытания на прочность и плотность / Strength Tests  </w:t>
            </w: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930FB4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Дополнительное испытание на герметич</w:t>
            </w:r>
            <w:r w:rsidRPr="00AC44B9">
              <w:rPr>
                <w:rFonts w:ascii="Times New Roman" w:hAnsi="Times New Roman"/>
                <w:sz w:val="20"/>
              </w:rPr>
              <w:t xml:space="preserve">ность / Leakage Test  </w:t>
            </w:r>
          </w:p>
        </w:tc>
        <w:tc>
          <w:tcPr>
            <w:tcW w:w="15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724CD9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Горючесть/воспламеняемость (в соответствии с ГОСТ 12.1.044-89)и / Combustibility / flammability (according to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GOST 12.1.044-89) </w:t>
            </w:r>
          </w:p>
        </w:tc>
        <w:tc>
          <w:tcPr>
            <w:tcW w:w="1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9F05B9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Класс опасности среды (в соответствии с ГОСТ 12.1.007-76) / Medium hazard class (according to GOST 12.1.007-76) </w:t>
            </w:r>
          </w:p>
        </w:tc>
        <w:tc>
          <w:tcPr>
            <w:tcW w:w="13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4F7B1F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Категория и группа трубопровода по ГОСТ 32569-2013 / Pipeline Group and category according to GOST 32569-2013) </w:t>
            </w:r>
          </w:p>
        </w:tc>
        <w:tc>
          <w:tcPr>
            <w:tcW w:w="9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D73040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Группа среды по </w:t>
            </w:r>
          </w:p>
          <w:p w14:paraId="406F772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ТР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ТС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032/2013 / Fluid Group according TR CU 032/2013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F3C27B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Категория трубопровода по </w:t>
            </w:r>
            <w:r>
              <w:rPr>
                <w:rFonts w:ascii="Times New Roman" w:hAnsi="Times New Roman"/>
                <w:sz w:val="20"/>
                <w:lang w:val="en-US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ТР ТС 032/2013 / Pipeline Category according </w:t>
            </w:r>
            <w:r>
              <w:rPr>
                <w:rFonts w:ascii="Times New Roman" w:hAnsi="Times New Roman"/>
                <w:sz w:val="20"/>
                <w:lang w:val="en-US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TR CU 032/2013 </w:t>
            </w:r>
          </w:p>
        </w:tc>
        <w:tc>
          <w:tcPr>
            <w:tcW w:w="10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1CC183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Неразрушающий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контроль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сварных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швов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, % / Nondestructive welding joints control % </w:t>
            </w:r>
          </w:p>
        </w:tc>
        <w:tc>
          <w:tcPr>
            <w:tcW w:w="8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DCA623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Объём стилоскопирования сварных швов, % / PMI, % of welds </w:t>
            </w:r>
          </w:p>
        </w:tc>
        <w:tc>
          <w:tcPr>
            <w:tcW w:w="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827404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линия / Critical Line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4D9011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Методы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очистки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(</w:t>
            </w:r>
            <w:r w:rsidRPr="00AC44B9">
              <w:rPr>
                <w:rFonts w:ascii="Times New Roman" w:hAnsi="Times New Roman"/>
                <w:sz w:val="20"/>
              </w:rPr>
              <w:t>продувка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</w:t>
            </w:r>
            <w:r w:rsidRPr="00AC44B9">
              <w:rPr>
                <w:rFonts w:ascii="Times New Roman" w:hAnsi="Times New Roman"/>
                <w:sz w:val="20"/>
              </w:rPr>
              <w:t>пропарка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</w:t>
            </w:r>
            <w:r w:rsidRPr="00AC44B9">
              <w:rPr>
                <w:rFonts w:ascii="Times New Roman" w:hAnsi="Times New Roman"/>
                <w:sz w:val="20"/>
              </w:rPr>
              <w:t>промывка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) / Cleaning Methods (purging / steaming / flushing)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40C86E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Отбраковочная толщина, мм / Rejection thickness, mm 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FA0562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Примеча</w:t>
            </w:r>
            <w:r w:rsidRPr="00AC44B9">
              <w:rPr>
                <w:rFonts w:ascii="Times New Roman" w:hAnsi="Times New Roman"/>
                <w:sz w:val="20"/>
              </w:rPr>
              <w:t>ние/ Remark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3655CF" w14:paraId="08A315D6" w14:textId="77777777" w:rsidTr="00D519B3">
        <w:trPr>
          <w:trHeight w:val="1958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FA191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5EB60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3A873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2372C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B3BF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Среда</w:t>
            </w:r>
            <w:r w:rsidRPr="00AC44B9">
              <w:rPr>
                <w:rFonts w:ascii="Times New Roman" w:hAnsi="Times New Roman"/>
                <w:sz w:val="20"/>
              </w:rPr>
              <w:t xml:space="preserve"> / Medium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A4880A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/ Pressure MPa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C14D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537EF8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/ Pressure MPa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DEC876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ΔP% падение давления / ΔP% pressure loss </w:t>
            </w:r>
          </w:p>
        </w:tc>
        <w:tc>
          <w:tcPr>
            <w:tcW w:w="15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24159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1B426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3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8CDDB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9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0DF8F0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13F9BD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608661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0FEBFD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DD1DF4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D2F9B3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C21C9F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D0DC60" w14:textId="77777777" w:rsidR="003655CF" w:rsidRDefault="003655CF">
            <w:pPr>
              <w:rPr>
                <w:rFonts w:cs="Arial"/>
                <w:sz w:val="20"/>
              </w:rPr>
            </w:pPr>
          </w:p>
        </w:tc>
      </w:tr>
      <w:tr w:rsidR="003655CF" w14:paraId="33F47F49" w14:textId="77777777" w:rsidTr="00D519B3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966BD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37631B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20C27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90C0F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077C2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F4549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1EC71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88C9C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7032E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25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1D2A0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26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A38F0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27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72FEC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28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63751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4FC4F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30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05365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31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C045C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01FE2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3DF37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73113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2758D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36</w:t>
            </w:r>
          </w:p>
        </w:tc>
      </w:tr>
      <w:tr w:rsidR="003655CF" w14:paraId="51C7E6AC" w14:textId="77777777" w:rsidTr="00D519B3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C3DDEC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258EBD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603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E1A0A1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DC34A1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DBCCCC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4C6C73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E95669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A4E3CC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C3C0EF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CD50A9" w14:textId="77777777" w:rsidR="003655CF" w:rsidRDefault="00000000">
            <w:pPr>
              <w:jc w:val="center"/>
              <w:rPr>
                <w:rFonts w:cs="Arial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9C5A4F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41465D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В-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354A6E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754657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182C0D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ins w:id="527" w:author="SamartsevaSV" w:date="2024-06-20T10:53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ПВК/МПК (в т.ч. 5% PK/УЗК)</w:t>
              </w:r>
            </w:ins>
            <w:del w:id="528" w:author="SamartsevaSV" w:date="2024-06-20T10:53:00Z"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Согласно</w:delText>
              </w:r>
              <w:r w:rsidRPr="0080397F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п</w:delText>
              </w:r>
              <w:r w:rsidRPr="0080397F">
                <w:rPr>
                  <w:rFonts w:ascii="Times New Roman" w:hAnsi="Times New Roman"/>
                  <w:sz w:val="18"/>
                  <w:shd w:val="clear" w:color="auto" w:fill="FFFFFF"/>
                </w:rPr>
                <w:delText>. 12.3.2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5EF49F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DB4204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806D84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F64787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22F96F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</w:tr>
      <w:tr w:rsidR="003655CF" w14:paraId="0D3210E0" w14:textId="77777777" w:rsidTr="00D519B3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E93C08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B1002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611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5FE51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5303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76E3E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10EFE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D131F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7770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1EF3C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7B133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C79A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F495C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B-II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22A20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AF8D6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CFDF71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del w:id="529" w:author="SamartsevaSV" w:date="2024-06-20T10:54:00Z"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Согласно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  <w:lang w:val="en-US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п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  <w:lang w:val="en-US"/>
                </w:rPr>
                <w:delText>. 12.3.2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ГОСТ 32569</w:delText>
              </w:r>
            </w:del>
            <w:ins w:id="530" w:author="SamartsevaSV" w:date="2024-06-20T10:54:00Z">
              <w:r w:rsidRPr="0080397F">
                <w:rPr>
                  <w:rFonts w:ascii="Times New Roman" w:hAnsi="Times New Roman"/>
                  <w:sz w:val="18"/>
                  <w:highlight w:val="yellow"/>
                  <w:shd w:val="clear" w:color="auto" w:fill="FFFFFF"/>
                </w:rPr>
                <w:t>10</w:t>
              </w:r>
            </w:ins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BA8A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42B84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48E4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F317C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E3188F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</w:tr>
      <w:tr w:rsidR="003655CF" w14:paraId="7E37CD10" w14:textId="77777777" w:rsidTr="00D519B3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BE1CA4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5DB36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61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2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B8E2A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DC88F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E890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5C891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0441B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5B290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42006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1764B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7F716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EAB14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B-II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5E14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7F3CE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51206D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ins w:id="531" w:author="SamartsevaSV" w:date="2024-06-20T10:54:00Z">
              <w:r w:rsidRPr="0080397F">
                <w:rPr>
                  <w:rFonts w:ascii="Times New Roman" w:hAnsi="Times New Roman"/>
                  <w:sz w:val="18"/>
                  <w:highlight w:val="yellow"/>
                  <w:shd w:val="clear" w:color="auto" w:fill="FFFFFF"/>
                </w:rPr>
                <w:t>10</w:t>
              </w:r>
            </w:ins>
            <w:del w:id="532" w:author="SamartsevaSV" w:date="2024-06-20T10:54:00Z"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Согласно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  <w:lang w:val="en-US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п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  <w:lang w:val="en-US"/>
                </w:rPr>
                <w:delText>. 12.3.2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559E4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A6223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7AC38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AC43C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B0D713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</w:tr>
      <w:tr w:rsidR="003655CF" w14:paraId="57DADF7D" w14:textId="77777777" w:rsidTr="00D519B3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C2E4DC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D2A41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61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EEBE5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09906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F4EBF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0C95C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DADE9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9A24E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86171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30CC8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227A8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C29A8D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B-II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AFFE7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C1327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BA7512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ins w:id="533" w:author="SamartsevaSV" w:date="2024-06-20T10:54:00Z">
              <w:r w:rsidRPr="0080397F">
                <w:rPr>
                  <w:rFonts w:ascii="Times New Roman" w:hAnsi="Times New Roman"/>
                  <w:sz w:val="18"/>
                  <w:highlight w:val="yellow"/>
                  <w:shd w:val="clear" w:color="auto" w:fill="FFFFFF"/>
                </w:rPr>
                <w:t>10</w:t>
              </w:r>
            </w:ins>
            <w:del w:id="534" w:author="SamartsevaSV" w:date="2024-06-20T10:54:00Z"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Согласно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  <w:lang w:val="en-US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п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  <w:lang w:val="en-US"/>
                </w:rPr>
                <w:delText>. 12.3.2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A0C0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1C563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25390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08A2D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5C1D3F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</w:tr>
      <w:tr w:rsidR="003655CF" w14:paraId="09397374" w14:textId="77777777" w:rsidTr="00D519B3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BCA3F1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A0CC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61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4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F7DE1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0F2B7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0410C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05AA1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5B2CE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D6F0E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E4132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C06F9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86410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78D04E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B-II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DC0D5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F9782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8297FA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ins w:id="535" w:author="SamartsevaSV" w:date="2024-06-20T10:54:00Z">
              <w:r w:rsidRPr="0080397F">
                <w:rPr>
                  <w:rFonts w:ascii="Times New Roman" w:hAnsi="Times New Roman"/>
                  <w:sz w:val="18"/>
                  <w:highlight w:val="yellow"/>
                  <w:shd w:val="clear" w:color="auto" w:fill="FFFFFF"/>
                </w:rPr>
                <w:t>10</w:t>
              </w:r>
            </w:ins>
            <w:del w:id="536" w:author="SamartsevaSV" w:date="2024-06-20T10:54:00Z"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Согласно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  <w:lang w:val="en-US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п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  <w:lang w:val="en-US"/>
                </w:rPr>
                <w:delText>. 12.3.2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0D33A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84563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ECDBD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BA39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7FF727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</w:tr>
      <w:tr w:rsidR="003655CF" w14:paraId="166E3634" w14:textId="77777777" w:rsidTr="00D519B3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0EEC46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B300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61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5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BEDE2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5D54E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903BD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4EAA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BB7F4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0DD85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31B23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8EA05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A980C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BDDFA2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B-II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390A1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3FB3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08C93F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ins w:id="537" w:author="SamartsevaSV" w:date="2024-06-20T10:54:00Z">
              <w:r w:rsidRPr="0080397F">
                <w:rPr>
                  <w:rFonts w:ascii="Times New Roman" w:hAnsi="Times New Roman"/>
                  <w:sz w:val="18"/>
                  <w:highlight w:val="yellow"/>
                  <w:shd w:val="clear" w:color="auto" w:fill="FFFFFF"/>
                </w:rPr>
                <w:t>10</w:t>
              </w:r>
            </w:ins>
            <w:del w:id="538" w:author="SamartsevaSV" w:date="2024-06-20T10:54:00Z"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Согласно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  <w:lang w:val="en-US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п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  <w:lang w:val="en-US"/>
                </w:rPr>
                <w:delText>. 12.3.2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1D27B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89694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99964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27CE0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17DC61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</w:tr>
      <w:tr w:rsidR="003655CF" w14:paraId="39AB2D4F" w14:textId="77777777" w:rsidTr="00D519B3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222EE0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6D13E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61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6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063A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1C9B8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87159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53CDE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F939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9D5B1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BDA39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3A482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EEC7A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6E1015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B-II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6BDB3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C64BF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CFB00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ins w:id="539" w:author="SamartsevaSV" w:date="2024-06-20T10:54:00Z">
              <w:r w:rsidRPr="0080397F">
                <w:rPr>
                  <w:rFonts w:ascii="Times New Roman" w:hAnsi="Times New Roman"/>
                  <w:sz w:val="18"/>
                  <w:highlight w:val="yellow"/>
                  <w:shd w:val="clear" w:color="auto" w:fill="FFFFFF"/>
                </w:rPr>
                <w:t>10</w:t>
              </w:r>
            </w:ins>
            <w:del w:id="540" w:author="SamartsevaSV" w:date="2024-06-20T10:54:00Z"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Согласно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  <w:lang w:val="en-US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п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  <w:lang w:val="en-US"/>
                </w:rPr>
                <w:delText>. 12.3.2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1618A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BC767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1A7F9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9E7A9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D18A16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</w:tr>
      <w:tr w:rsidR="003655CF" w14:paraId="37C10511" w14:textId="77777777" w:rsidTr="00D519B3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F5F5D4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E4C6D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61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7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AC230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C9B5D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51C63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2DB59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B857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5C27D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71DF8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9988F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27A79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565454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B-II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EE04F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423C1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084AEB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ins w:id="541" w:author="SamartsevaSV" w:date="2024-06-20T10:54:00Z">
              <w:r w:rsidRPr="0080397F">
                <w:rPr>
                  <w:rFonts w:ascii="Times New Roman" w:hAnsi="Times New Roman"/>
                  <w:sz w:val="18"/>
                  <w:highlight w:val="yellow"/>
                  <w:shd w:val="clear" w:color="auto" w:fill="FFFFFF"/>
                </w:rPr>
                <w:t>10</w:t>
              </w:r>
            </w:ins>
            <w:del w:id="542" w:author="SamartsevaSV" w:date="2024-06-20T10:54:00Z"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Согласно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  <w:lang w:val="en-US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п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  <w:lang w:val="en-US"/>
                </w:rPr>
                <w:delText>. 12.3.2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2F104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907E3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45BDB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8C243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565329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</w:tr>
      <w:tr w:rsidR="003655CF" w14:paraId="3DF87BB3" w14:textId="77777777" w:rsidTr="00D519B3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EC275C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EA12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61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693FD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C40B4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2792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1E30B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EF59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1061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335E7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BC11B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FF5C9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8FC38D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B-II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4DE8F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F019F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21BDEC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ins w:id="543" w:author="SamartsevaSV" w:date="2024-06-20T10:54:00Z">
              <w:r w:rsidRPr="0080397F">
                <w:rPr>
                  <w:rFonts w:ascii="Times New Roman" w:hAnsi="Times New Roman"/>
                  <w:sz w:val="18"/>
                  <w:highlight w:val="yellow"/>
                  <w:shd w:val="clear" w:color="auto" w:fill="FFFFFF"/>
                </w:rPr>
                <w:t>10</w:t>
              </w:r>
            </w:ins>
            <w:del w:id="544" w:author="SamartsevaSV" w:date="2024-06-20T10:54:00Z"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Согласно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  <w:lang w:val="en-US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п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  <w:lang w:val="en-US"/>
                </w:rPr>
                <w:delText>. 12.3.2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7FFDB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3566C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B44EC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3E555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5D0E3F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</w:tr>
      <w:tr w:rsidR="003655CF" w14:paraId="3980241E" w14:textId="77777777" w:rsidTr="00D519B3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AE62B0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0CB98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619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37383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7504D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47FBB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911B4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D09E2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5027E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173AF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3E914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57AEA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D3108F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B-II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F0F0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60212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E5F744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ins w:id="545" w:author="SamartsevaSV" w:date="2024-06-20T10:54:00Z">
              <w:r w:rsidRPr="0080397F">
                <w:rPr>
                  <w:rFonts w:ascii="Times New Roman" w:hAnsi="Times New Roman"/>
                  <w:sz w:val="18"/>
                  <w:highlight w:val="yellow"/>
                  <w:shd w:val="clear" w:color="auto" w:fill="FFFFFF"/>
                </w:rPr>
                <w:t>10</w:t>
              </w:r>
            </w:ins>
            <w:del w:id="546" w:author="SamartsevaSV" w:date="2024-06-20T10:54:00Z"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Согласно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  <w:lang w:val="en-US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п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  <w:lang w:val="en-US"/>
                </w:rPr>
                <w:delText>. 12.3.2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BDAD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16927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FCBEF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36A8E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FA6EFA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</w:tr>
      <w:tr w:rsidR="003655CF" w14:paraId="71F97C32" w14:textId="77777777" w:rsidTr="00D519B3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F66EB1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011CF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7-LC-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620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1376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78289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B8FF9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32378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9BAB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CCFBE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E8F60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3696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pacing w:val="-4"/>
                <w:sz w:val="18"/>
                <w:lang w:val="en-US"/>
              </w:rPr>
              <w:t xml:space="preserve"> / Non-combustible substance 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5F356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9004CF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B-II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155DF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C3256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7F85C4" w14:textId="77777777" w:rsidR="003655CF" w:rsidRDefault="00000000">
            <w:pPr>
              <w:jc w:val="center"/>
              <w:rPr>
                <w:rFonts w:ascii="Times New Roman" w:hAnsi="Times New Roman"/>
                <w:sz w:val="18"/>
              </w:rPr>
            </w:pPr>
            <w:ins w:id="547" w:author="SamartsevaSV" w:date="2024-06-20T10:54:00Z">
              <w:r w:rsidRPr="0080397F">
                <w:rPr>
                  <w:rFonts w:ascii="Times New Roman" w:hAnsi="Times New Roman"/>
                  <w:sz w:val="18"/>
                  <w:highlight w:val="yellow"/>
                  <w:shd w:val="clear" w:color="auto" w:fill="FFFFFF"/>
                </w:rPr>
                <w:t>10</w:t>
              </w:r>
            </w:ins>
            <w:del w:id="548" w:author="SamartsevaSV" w:date="2024-06-20T10:54:00Z"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Согласно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  <w:lang w:val="en-US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>п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  <w:lang w:val="en-US"/>
                </w:rPr>
                <w:delText>. 12.3.2</w:delText>
              </w:r>
              <w:r w:rsidRPr="00AC44B9">
                <w:rPr>
                  <w:rFonts w:ascii="Times New Roman" w:hAnsi="Times New Roman"/>
                  <w:sz w:val="18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3B686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0F3B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33559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67DAC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40B1FF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</w:tr>
    </w:tbl>
    <w:p w14:paraId="0B1E6DF9" w14:textId="77777777" w:rsidR="003655CF" w:rsidRDefault="003655CF">
      <w:pPr>
        <w:rPr>
          <w:vanish/>
        </w:rPr>
      </w:pPr>
    </w:p>
    <w:tbl>
      <w:tblPr>
        <w:tblpPr w:leftFromText="180" w:rightFromText="180" w:vertAnchor="page" w:horzAnchor="margin" w:tblpX="108" w:tblpY="409"/>
        <w:tblW w:w="22255" w:type="dxa"/>
        <w:tblLayout w:type="fixed"/>
        <w:tblLook w:val="04A0" w:firstRow="1" w:lastRow="0" w:firstColumn="1" w:lastColumn="0" w:noHBand="0" w:noVBand="1"/>
      </w:tblPr>
      <w:tblGrid>
        <w:gridCol w:w="709"/>
        <w:gridCol w:w="992"/>
        <w:gridCol w:w="1134"/>
        <w:gridCol w:w="1276"/>
        <w:gridCol w:w="851"/>
        <w:gridCol w:w="1842"/>
        <w:gridCol w:w="851"/>
        <w:gridCol w:w="1809"/>
        <w:gridCol w:w="1735"/>
        <w:gridCol w:w="1275"/>
        <w:gridCol w:w="1276"/>
        <w:gridCol w:w="1276"/>
        <w:gridCol w:w="1417"/>
        <w:gridCol w:w="1418"/>
        <w:gridCol w:w="1276"/>
        <w:gridCol w:w="1417"/>
        <w:gridCol w:w="992"/>
        <w:gridCol w:w="709"/>
      </w:tblGrid>
      <w:tr w:rsidR="003655CF" w14:paraId="2ADACF4A" w14:textId="77777777" w:rsidTr="0082587B">
        <w:trPr>
          <w:trHeight w:val="559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D9AD6" w14:textId="77777777" w:rsidR="003655CF" w:rsidRDefault="00000000">
            <w:r>
              <w:lastRenderedPageBreak/>
              <w:br w:type="page"/>
            </w:r>
          </w:p>
          <w:p w14:paraId="6CD9D21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Изм./ Rev.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B5EA29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Номинальный диаметр DN, мм / Nominal diameter DN, mm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8903EA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Номер линии / Line No.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C0E86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Материал / Material 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3A1BAB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Прибавка на коррозию, мм/ Corrosion Allowance, mm 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E85213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45875A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Фазовое состояние / Phase (L/G/S) 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566E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Расположение / Location 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4685A7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Диаметр х толщина стенки, мм/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>Diameter x wall thickness, mm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479A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Рабочие условия / Operational conditions 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CBCE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Расчетные условия / Calculated conditions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F071E8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Класс давления. Условное Давление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Pressure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rating</w:t>
            </w:r>
            <w:r w:rsidRPr="00AC44B9">
              <w:rPr>
                <w:rFonts w:ascii="Times New Roman" w:hAnsi="Times New Roman"/>
                <w:sz w:val="20"/>
              </w:rPr>
              <w:t xml:space="preserve">.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Nominal Pressure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B785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Изоляция / Insulation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1B3694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Тип обогрева / Heating type  </w:t>
            </w:r>
          </w:p>
        </w:tc>
      </w:tr>
      <w:tr w:rsidR="003655CF" w14:paraId="57F85E2C" w14:textId="77777777" w:rsidTr="00F10FCF">
        <w:trPr>
          <w:trHeight w:val="2295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F2572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C5EE8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1B19D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7AAE0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634138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C9E620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8E18DD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B5CBBD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От / From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F9DF91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К / To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6AFCF2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5768BE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Давление, МПа (изб</w:t>
            </w:r>
            <w:r w:rsidRPr="00AC44B9">
              <w:rPr>
                <w:rFonts w:ascii="Times New Roman" w:hAnsi="Times New Roman"/>
                <w:sz w:val="20"/>
              </w:rPr>
              <w:t xml:space="preserve">.) / Pressure, MPa (gauge)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FE3164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Температура, ºС / Temperature, ºС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5D9B1E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(изб.) / Pressure, MPa (gauge)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B8BA3B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Температура, ºС / Temperature, ºС 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159746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2593DC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Назначение изоляции / Insulation purpose 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4A4FED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Толщина, мм / Thickness, mm 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0A936" w14:textId="77777777" w:rsidR="003655CF" w:rsidRDefault="003655CF">
            <w:pPr>
              <w:rPr>
                <w:rFonts w:cs="Arial"/>
                <w:sz w:val="20"/>
              </w:rPr>
            </w:pPr>
          </w:p>
        </w:tc>
      </w:tr>
      <w:tr w:rsidR="003655CF" w14:paraId="66D0B17D" w14:textId="77777777" w:rsidTr="00F10F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1AADA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46A79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598C6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29E3A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CD6AF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4D995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BF315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7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9512F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8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C48C6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09F75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228F1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96C6E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1B1B8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BC021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67534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AFCBE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EEF58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0F982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18</w:t>
            </w:r>
          </w:p>
        </w:tc>
      </w:tr>
      <w:tr w:rsidR="003655CF" w14:paraId="6ECFCED7" w14:textId="77777777" w:rsidTr="00F10F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35EA44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69151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145AB38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A50C6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MFG-0614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DA4A5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6229E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EE0492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 xml:space="preserve">Топливный газ среднего давления / 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>Medium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>pressure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>fuel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>gas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32085D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Г/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77C1E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Лимитной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шайбы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087-SPI-005A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Restriction orifice 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087-SPI-005A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55DCBC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Арматуре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</w:p>
          <w:p w14:paraId="5B01E5C5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087-CV-0010A / </w:t>
            </w:r>
          </w:p>
          <w:p w14:paraId="72D8AFB9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Fitting </w:t>
            </w:r>
          </w:p>
          <w:p w14:paraId="7DDA416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087-CV-0010A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0B9CD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  <w:p w14:paraId="0D8C427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57x</w:t>
            </w:r>
            <w:r w:rsidRPr="00AC44B9">
              <w:rPr>
                <w:rFonts w:ascii="Times New Roman" w:hAnsi="Times New Roman"/>
                <w:sz w:val="20"/>
              </w:rPr>
              <w:t>3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DE93B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00575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D5AE11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-39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3B32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D4F2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52D03B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1,6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0B3656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303EFB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highlight w:val="yellow"/>
              </w:rPr>
            </w:pPr>
            <w:del w:id="549" w:author="Скородумова Анна Александровна" w:date="2024-06-20T09:42:00Z">
              <w:r w:rsidRPr="00F5050B">
                <w:rPr>
                  <w:rFonts w:ascii="Times New Roman" w:hAnsi="Times New Roman"/>
                  <w:bCs/>
                  <w:sz w:val="20"/>
                  <w:highlight w:val="yellow"/>
                </w:rPr>
                <w:delText>50</w:delText>
              </w:r>
            </w:del>
            <w:ins w:id="550" w:author="Скородумова Анна Александровна" w:date="2024-06-20T09:42:00Z">
              <w:r w:rsidRPr="00F5050B">
                <w:rPr>
                  <w:rFonts w:ascii="Times New Roman" w:hAnsi="Times New Roman"/>
                  <w:bCs/>
                  <w:sz w:val="20"/>
                  <w:highlight w:val="yellow"/>
                </w:rPr>
                <w:t>40</w:t>
              </w:r>
            </w:ins>
          </w:p>
          <w:p w14:paraId="34ED16CD" w14:textId="77777777" w:rsidR="003655CF" w:rsidRDefault="00000000">
            <w:pPr>
              <w:jc w:val="center"/>
              <w:rPr>
                <w:highlight w:val="yellow"/>
              </w:rPr>
            </w:pPr>
            <w:del w:id="551" w:author="Скородумова Анна Александровна" w:date="2024-06-20T09:42:00Z">
              <w:r w:rsidRPr="00F5050B">
                <w:rPr>
                  <w:rFonts w:ascii="Times New Roman" w:hAnsi="Times New Roman"/>
                  <w:bCs/>
                  <w:sz w:val="20"/>
                  <w:highlight w:val="yellow"/>
                </w:rPr>
                <w:delText>50</w:delText>
              </w:r>
            </w:del>
            <w:ins w:id="552" w:author="Скородумова Анна Александровна" w:date="2024-06-20T09:42:00Z">
              <w:r w:rsidRPr="00F5050B">
                <w:rPr>
                  <w:rFonts w:ascii="Times New Roman" w:hAnsi="Times New Roman"/>
                  <w:bCs/>
                  <w:sz w:val="20"/>
                  <w:highlight w:val="yellow"/>
                </w:rPr>
                <w:t>40</w:t>
              </w:r>
            </w:ins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907471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T</w:t>
            </w:r>
          </w:p>
        </w:tc>
      </w:tr>
      <w:tr w:rsidR="003655CF" w14:paraId="00B98EFD" w14:textId="77777777" w:rsidTr="00F10F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3F0C5C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CA01C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36B43A9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397FC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MFG-0615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E736C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2E43F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F15CDA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 xml:space="preserve">Топливный газ среднего давления / 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>Medium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>pressure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>fuel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>gas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83EB0A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Г/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DCC249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Лимитной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шайбы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087-SPI-005B / </w:t>
            </w:r>
          </w:p>
          <w:p w14:paraId="02165AB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Restriction orifice 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087-SPI-005B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A1E8A2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Арматуре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</w:p>
          <w:p w14:paraId="1466486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087-CV-0010B / </w:t>
            </w:r>
          </w:p>
          <w:p w14:paraId="32F44EB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Fitting </w:t>
            </w:r>
          </w:p>
          <w:p w14:paraId="617C9E4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087-CV-0010B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D0841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  <w:p w14:paraId="4E68946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57x</w:t>
            </w:r>
            <w:r w:rsidRPr="00AC44B9">
              <w:rPr>
                <w:rFonts w:ascii="Times New Roman" w:hAnsi="Times New Roman"/>
                <w:sz w:val="20"/>
              </w:rPr>
              <w:t>3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127E7A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00575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8ACB3C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-39</w:t>
            </w:r>
            <w:r w:rsidRPr="00AC44B9">
              <w:rPr>
                <w:rFonts w:ascii="Times New Roman" w:hAnsi="Times New Roman"/>
                <w:sz w:val="20"/>
              </w:rPr>
              <w:t xml:space="preserve"> ÷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A3B07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B6704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FDDE22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1,6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3F9AE4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25DCD2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highlight w:val="yellow"/>
              </w:rPr>
            </w:pPr>
            <w:del w:id="553" w:author="Скородумова Анна Александровна" w:date="2024-06-20T09:42:00Z">
              <w:r w:rsidRPr="00F5050B">
                <w:rPr>
                  <w:rFonts w:ascii="Times New Roman" w:hAnsi="Times New Roman"/>
                  <w:bCs/>
                  <w:sz w:val="20"/>
                  <w:highlight w:val="yellow"/>
                </w:rPr>
                <w:delText>50</w:delText>
              </w:r>
            </w:del>
            <w:ins w:id="554" w:author="Скородумова Анна Александровна" w:date="2024-06-20T09:42:00Z">
              <w:r w:rsidRPr="00F5050B">
                <w:rPr>
                  <w:rFonts w:ascii="Times New Roman" w:hAnsi="Times New Roman"/>
                  <w:bCs/>
                  <w:sz w:val="20"/>
                  <w:highlight w:val="yellow"/>
                </w:rPr>
                <w:t>40</w:t>
              </w:r>
            </w:ins>
          </w:p>
          <w:p w14:paraId="67951C69" w14:textId="77777777" w:rsidR="003655CF" w:rsidRDefault="00000000">
            <w:pPr>
              <w:jc w:val="center"/>
              <w:rPr>
                <w:highlight w:val="yellow"/>
              </w:rPr>
            </w:pPr>
            <w:del w:id="555" w:author="Скородумова Анна Александровна" w:date="2024-06-20T09:42:00Z">
              <w:r w:rsidRPr="00F5050B">
                <w:rPr>
                  <w:rFonts w:ascii="Times New Roman" w:hAnsi="Times New Roman"/>
                  <w:bCs/>
                  <w:sz w:val="20"/>
                  <w:highlight w:val="yellow"/>
                </w:rPr>
                <w:delText>50</w:delText>
              </w:r>
            </w:del>
            <w:ins w:id="556" w:author="Скородумова Анна Александровна" w:date="2024-06-20T09:42:00Z">
              <w:r w:rsidRPr="00F5050B">
                <w:rPr>
                  <w:rFonts w:ascii="Times New Roman" w:hAnsi="Times New Roman"/>
                  <w:bCs/>
                  <w:sz w:val="20"/>
                  <w:highlight w:val="yellow"/>
                </w:rPr>
                <w:t>40</w:t>
              </w:r>
            </w:ins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6FC3DB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T</w:t>
            </w:r>
          </w:p>
        </w:tc>
      </w:tr>
      <w:tr w:rsidR="003655CF" w14:paraId="1EEBBEBA" w14:textId="77777777" w:rsidTr="00F10F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AF3EFF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10BA9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33D3251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43F02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087-LI-0607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1DDF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8E257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088B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Азот НД 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4ECACF8B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LP Nitrogen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8DE4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Г/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C39736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Лимитной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шайбы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087-SPI-004A / </w:t>
            </w:r>
          </w:p>
          <w:p w14:paraId="308D01E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Restriction orifice 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087-SPI-004A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8DF9F8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Арматуре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</w:p>
          <w:p w14:paraId="5DBB61C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087-CV-0015A / </w:t>
            </w:r>
          </w:p>
          <w:p w14:paraId="78A30274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Fitting </w:t>
            </w:r>
          </w:p>
          <w:p w14:paraId="20A2235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087-CV-0015A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31819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  <w:p w14:paraId="11463DC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57x</w:t>
            </w:r>
            <w:r w:rsidRPr="00AC44B9">
              <w:rPr>
                <w:rFonts w:ascii="Times New Roman" w:hAnsi="Times New Roman"/>
                <w:sz w:val="20"/>
              </w:rPr>
              <w:t>3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BDAC2D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00575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8317D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3720C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F11B3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AD7A7A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1</w:t>
            </w:r>
            <w:r w:rsidRPr="00AC44B9">
              <w:rPr>
                <w:rFonts w:ascii="Times New Roman" w:hAnsi="Times New Roman"/>
                <w:bCs/>
                <w:sz w:val="20"/>
              </w:rPr>
              <w:t>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4052F8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BBB3DB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EFC881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299AA82B" w14:textId="77777777" w:rsidTr="00F10F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00B272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CAA73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  <w:p w14:paraId="777CCC3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B3CD9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087-LI-0608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247A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E3EE4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3898A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Азот НД 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5D45BC99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LP Nitrogen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6129C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Г/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8B815E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Лимитной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шайбы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087-SPI-004B / </w:t>
            </w:r>
          </w:p>
          <w:p w14:paraId="13EECC1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Restriction orifice 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087-SPI-004B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185922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Арматуре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</w:p>
          <w:p w14:paraId="002051D6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087-CV-0015B / </w:t>
            </w:r>
          </w:p>
          <w:p w14:paraId="72F0221B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Fitting </w:t>
            </w:r>
          </w:p>
          <w:p w14:paraId="01595BD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087-CV-0015B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2472C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  <w:p w14:paraId="7D55622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57x</w:t>
            </w:r>
            <w:r w:rsidRPr="00AC44B9">
              <w:rPr>
                <w:rFonts w:ascii="Times New Roman" w:hAnsi="Times New Roman"/>
                <w:sz w:val="20"/>
              </w:rPr>
              <w:t>3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A2D672" w14:textId="77777777" w:rsidR="003655CF" w:rsidRDefault="00000000">
            <w:pPr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00575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09A57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1D75B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3A8D4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4AD0C8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1</w:t>
            </w:r>
            <w:r w:rsidRPr="00AC44B9">
              <w:rPr>
                <w:rFonts w:ascii="Times New Roman" w:hAnsi="Times New Roman"/>
                <w:bCs/>
                <w:sz w:val="20"/>
              </w:rPr>
              <w:t>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386965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2FE7FC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E39368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6F275707" w14:textId="77777777" w:rsidTr="00F10F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32339E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F2FE8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</w:p>
          <w:p w14:paraId="7A1A66F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15</w:t>
            </w:r>
          </w:p>
          <w:p w14:paraId="61EDE6B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B9604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087-LI-060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AFADE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AE772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1E6BB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Азот НД 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1016FCD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LP Nitrogen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F524C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Г/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35074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Трубопровода </w:t>
            </w:r>
          </w:p>
          <w:p w14:paraId="6165D8B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</w:t>
            </w:r>
          </w:p>
          <w:p w14:paraId="1B37796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Piping </w:t>
            </w:r>
          </w:p>
          <w:p w14:paraId="3A38987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3CF9D9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Узлу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087-MSC-</w:t>
            </w:r>
          </w:p>
          <w:p w14:paraId="4649C8A8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0908 </w:t>
            </w:r>
            <w:r w:rsidRPr="00AC44B9">
              <w:rPr>
                <w:rFonts w:ascii="Times New Roman" w:hAnsi="Times New Roman"/>
                <w:bCs/>
                <w:sz w:val="20"/>
              </w:rPr>
              <w:t>и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087-AI-0600/ Assembly  </w:t>
            </w:r>
          </w:p>
          <w:p w14:paraId="17A3B22B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087-MSC-0908 and 087-AI-0600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F6ECF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8 х1,5</w:t>
            </w:r>
          </w:p>
          <w:p w14:paraId="04EEB02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18 х3,0</w:t>
            </w:r>
          </w:p>
          <w:p w14:paraId="53E8A6F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57x</w:t>
            </w:r>
            <w:r w:rsidRPr="00AC44B9">
              <w:rPr>
                <w:rFonts w:ascii="Times New Roman" w:hAnsi="Times New Roman"/>
                <w:sz w:val="20"/>
              </w:rPr>
              <w:t>3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59AFD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BC873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9CA30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26E6A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6CA8AF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1</w:t>
            </w:r>
            <w:r w:rsidRPr="00AC44B9">
              <w:rPr>
                <w:rFonts w:ascii="Times New Roman" w:hAnsi="Times New Roman"/>
                <w:bCs/>
                <w:sz w:val="20"/>
              </w:rPr>
              <w:t>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9004A2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0EAA7F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AF9656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1BADD390" w14:textId="77777777" w:rsidTr="00F10F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429610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83BAA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8</w:t>
            </w:r>
          </w:p>
          <w:p w14:paraId="249C868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15</w:t>
            </w:r>
          </w:p>
          <w:p w14:paraId="23E1345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A2DFC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087-LI-06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6EAE4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20B85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4D375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Азот НД 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5052402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LP Nitrogen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750A89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Г/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22243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Трубопровода </w:t>
            </w:r>
          </w:p>
          <w:p w14:paraId="17D3B13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</w:t>
            </w:r>
          </w:p>
          <w:p w14:paraId="2F433C9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Piping </w:t>
            </w:r>
          </w:p>
          <w:p w14:paraId="41792981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87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-LI-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0600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3A04DD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Узлу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087-MSC-</w:t>
            </w:r>
          </w:p>
          <w:p w14:paraId="2CD98BAC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0909 </w:t>
            </w:r>
            <w:r w:rsidRPr="00AC44B9">
              <w:rPr>
                <w:rFonts w:ascii="Times New Roman" w:hAnsi="Times New Roman"/>
                <w:bCs/>
                <w:sz w:val="20"/>
              </w:rPr>
              <w:t>и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087-AI-0601/ Assembly  </w:t>
            </w:r>
          </w:p>
          <w:p w14:paraId="30D002DA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087-MSC-0909 and 087-AI-0601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0A35F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8 х1,5</w:t>
            </w:r>
          </w:p>
          <w:p w14:paraId="1DC53D9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18 х3,0</w:t>
            </w:r>
          </w:p>
          <w:p w14:paraId="32D8A32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57x</w:t>
            </w:r>
            <w:r w:rsidRPr="00AC44B9">
              <w:rPr>
                <w:rFonts w:ascii="Times New Roman" w:hAnsi="Times New Roman"/>
                <w:sz w:val="20"/>
              </w:rPr>
              <w:t>3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F8963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8986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EB4CA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E8AD7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39/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526474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1</w:t>
            </w:r>
            <w:r w:rsidRPr="00AC44B9">
              <w:rPr>
                <w:rFonts w:ascii="Times New Roman" w:hAnsi="Times New Roman"/>
                <w:bCs/>
                <w:sz w:val="20"/>
              </w:rPr>
              <w:t>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E4638C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CBCE8D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BFB5C9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651874A2" w14:textId="77777777" w:rsidTr="00F10F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99F262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F486D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E6066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8F7F05" w14:textId="77777777" w:rsidR="003655CF" w:rsidRDefault="00000000">
            <w:pPr>
              <w:ind w:right="-108" w:hanging="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8BD1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4B89E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 этилена /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Ethylene flare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F7301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FE0C18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Арматуры</w:t>
            </w:r>
          </w:p>
          <w:p w14:paraId="6822F83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087-CV-0010A / </w:t>
            </w:r>
          </w:p>
          <w:p w14:paraId="20994DCB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Fitting </w:t>
            </w:r>
          </w:p>
          <w:p w14:paraId="344A293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087-CV-0010A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1C9706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Арматуре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</w:p>
          <w:p w14:paraId="0FDA8BD0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087-GV-0044A / </w:t>
            </w:r>
          </w:p>
          <w:p w14:paraId="4E325ABE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Fitting </w:t>
            </w:r>
          </w:p>
          <w:p w14:paraId="7CCFFCFE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087-GV-0044A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29918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57x</w:t>
            </w:r>
            <w:r w:rsidRPr="00AC44B9">
              <w:rPr>
                <w:rFonts w:ascii="Times New Roman" w:hAnsi="Times New Roman"/>
                <w:sz w:val="20"/>
              </w:rPr>
              <w:t>3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C118F3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-0,000424 ÷ 0,00575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E6F67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103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155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8B464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13A0A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104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/ 235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0618FB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1</w:t>
            </w:r>
            <w:r w:rsidRPr="00AC44B9">
              <w:rPr>
                <w:rFonts w:ascii="Times New Roman" w:hAnsi="Times New Roman"/>
                <w:bCs/>
                <w:sz w:val="20"/>
              </w:rPr>
              <w:t>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F91C85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 xml:space="preserve">От </w:t>
            </w:r>
            <w:r w:rsidRPr="00AC44B9">
              <w:rPr>
                <w:rFonts w:ascii="Times New Roman" w:hAnsi="Times New Roman"/>
                <w:bCs/>
                <w:sz w:val="20"/>
              </w:rPr>
              <w:t>теплопотерь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C7CACB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bCs/>
                <w:sz w:val="20"/>
              </w:rPr>
              <w:t>150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BBBB9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T</w:t>
            </w:r>
          </w:p>
        </w:tc>
      </w:tr>
      <w:tr w:rsidR="003655CF" w14:paraId="3B0BCEB0" w14:textId="77777777" w:rsidTr="00F10F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3F5074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E57A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7619C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C6EAD7" w14:textId="77777777" w:rsidR="003655CF" w:rsidRDefault="00000000">
            <w:pPr>
              <w:ind w:right="-108" w:hanging="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2BF8E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F84B4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 этилена /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Ethylene flare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CA45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EA0E6D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Арматуры</w:t>
            </w:r>
          </w:p>
          <w:p w14:paraId="71383D7E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087-CV-0010B / </w:t>
            </w:r>
          </w:p>
          <w:p w14:paraId="159BF912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Fitting </w:t>
            </w:r>
          </w:p>
          <w:p w14:paraId="1BAEE96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087-CV-0010B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3CE14C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Арматуре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</w:p>
          <w:p w14:paraId="5A9BE205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087-GV-0044B / </w:t>
            </w:r>
          </w:p>
          <w:p w14:paraId="293AC99C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Fitting </w:t>
            </w:r>
          </w:p>
          <w:p w14:paraId="4F553FCF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087-GV-0044B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7DD5B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57x</w:t>
            </w:r>
            <w:r w:rsidRPr="00AC44B9">
              <w:rPr>
                <w:rFonts w:ascii="Times New Roman" w:hAnsi="Times New Roman"/>
                <w:sz w:val="20"/>
              </w:rPr>
              <w:t>3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7DC94B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-0,000424 ÷ 0,00575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A011F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103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155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DE3B1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8F00E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104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/ 235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22ACA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1</w:t>
            </w:r>
            <w:r w:rsidRPr="00AC44B9">
              <w:rPr>
                <w:rFonts w:ascii="Times New Roman" w:hAnsi="Times New Roman"/>
                <w:bCs/>
                <w:sz w:val="20"/>
              </w:rPr>
              <w:t>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4683EC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 xml:space="preserve">От </w:t>
            </w:r>
            <w:r w:rsidRPr="00AC44B9">
              <w:rPr>
                <w:rFonts w:ascii="Times New Roman" w:hAnsi="Times New Roman"/>
                <w:bCs/>
                <w:sz w:val="20"/>
              </w:rPr>
              <w:t>теплопотерь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3FB4F3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bCs/>
                <w:sz w:val="20"/>
              </w:rPr>
              <w:t>150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0D9B4F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T</w:t>
            </w:r>
          </w:p>
        </w:tc>
      </w:tr>
      <w:tr w:rsidR="003655CF" w14:paraId="6C007C19" w14:textId="77777777" w:rsidTr="00F10F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04F720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89618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6EC51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8BEFC6" w14:textId="77777777" w:rsidR="003655CF" w:rsidRDefault="00000000">
            <w:pPr>
              <w:ind w:right="-108" w:hanging="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7A78C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77B82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 этилена /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Ethylene flare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10F9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2079F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Арматуры</w:t>
            </w:r>
          </w:p>
          <w:p w14:paraId="31F3A53D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087-CV-0015A / </w:t>
            </w:r>
          </w:p>
          <w:p w14:paraId="6B16EAF3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Fitting </w:t>
            </w:r>
          </w:p>
          <w:p w14:paraId="69406BA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087-CV-0015A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EDDC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Арматуре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</w:p>
          <w:p w14:paraId="233EFBA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087-GV-0053A / </w:t>
            </w:r>
          </w:p>
          <w:p w14:paraId="4248FFC6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Fitting </w:t>
            </w:r>
          </w:p>
          <w:p w14:paraId="05891B10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087-GV-0053A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DFD6E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57x</w:t>
            </w:r>
            <w:r w:rsidRPr="00AC44B9">
              <w:rPr>
                <w:rFonts w:ascii="Times New Roman" w:hAnsi="Times New Roman"/>
                <w:sz w:val="20"/>
              </w:rPr>
              <w:t>3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44E8E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-0,000424 ÷ 0,00575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869A7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103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155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E1A5C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A05F4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104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/ 235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74579F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1</w:t>
            </w:r>
            <w:r w:rsidRPr="00AC44B9">
              <w:rPr>
                <w:rFonts w:ascii="Times New Roman" w:hAnsi="Times New Roman"/>
                <w:bCs/>
                <w:sz w:val="20"/>
              </w:rPr>
              <w:t>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526260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94E121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bCs/>
                <w:sz w:val="20"/>
              </w:rPr>
              <w:t>150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8D8A53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T</w:t>
            </w:r>
          </w:p>
        </w:tc>
      </w:tr>
      <w:tr w:rsidR="003655CF" w14:paraId="53E97F70" w14:textId="77777777" w:rsidTr="00F10F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A5C523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88CBE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02030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3AF54A" w14:textId="77777777" w:rsidR="003655CF" w:rsidRDefault="00000000">
            <w:pPr>
              <w:ind w:right="-108" w:hanging="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E0F85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A30C7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 этилена /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Ethylene flare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23528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210E21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Арматуры</w:t>
            </w:r>
          </w:p>
          <w:p w14:paraId="4A27FE13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087-CV-0015B / </w:t>
            </w:r>
          </w:p>
          <w:p w14:paraId="7B4B02EE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Fitting </w:t>
            </w:r>
          </w:p>
          <w:p w14:paraId="07BC511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087-CV-0015B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806155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Арматуре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</w:p>
          <w:p w14:paraId="7E22E2A0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087-GV-0053B / </w:t>
            </w:r>
          </w:p>
          <w:p w14:paraId="1B5D11C8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Fitting </w:t>
            </w:r>
          </w:p>
          <w:p w14:paraId="5C7FF0A8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087-GV-0053B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40566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57x</w:t>
            </w:r>
            <w:r w:rsidRPr="00AC44B9">
              <w:rPr>
                <w:rFonts w:ascii="Times New Roman" w:hAnsi="Times New Roman"/>
                <w:sz w:val="20"/>
              </w:rPr>
              <w:t>3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40043D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-0,000424 ÷ 0,00575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EF68E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103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155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996B5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B7021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104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/ 235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D88D10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1</w:t>
            </w:r>
            <w:r w:rsidRPr="00AC44B9">
              <w:rPr>
                <w:rFonts w:ascii="Times New Roman" w:hAnsi="Times New Roman"/>
                <w:bCs/>
                <w:sz w:val="20"/>
              </w:rPr>
              <w:t>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A8950C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 xml:space="preserve">От </w:t>
            </w:r>
            <w:r w:rsidRPr="00AC44B9">
              <w:rPr>
                <w:rFonts w:ascii="Times New Roman" w:hAnsi="Times New Roman"/>
                <w:bCs/>
                <w:sz w:val="20"/>
              </w:rPr>
              <w:t>теплопотерь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6ADF79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bCs/>
                <w:sz w:val="20"/>
              </w:rPr>
              <w:t>150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0C175E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T</w:t>
            </w:r>
          </w:p>
        </w:tc>
      </w:tr>
      <w:tr w:rsidR="003655CF" w14:paraId="71BF369A" w14:textId="77777777" w:rsidTr="00F10FCF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CAC321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ACA1DA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CA125E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2F88C0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9DF71C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1D99FA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 этилена /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Ethylene flare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A8FD7C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116CF1" w14:textId="77777777" w:rsidR="003655CF" w:rsidRDefault="00000000">
            <w:pPr>
              <w:jc w:val="center"/>
              <w:rPr>
                <w:rFonts w:cs="Arial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Штуцера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bCs/>
                <w:sz w:val="20"/>
              </w:rPr>
              <w:t>факела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087-FL-001A / </w:t>
            </w:r>
            <w:r w:rsidRPr="00AC44B9">
              <w:rPr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Flare connections 087-FL-001A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8D2CCC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Уровнемерной колонке / Level gauge column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FC6061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57x</w:t>
            </w:r>
            <w:r w:rsidRPr="00AC44B9">
              <w:rPr>
                <w:rFonts w:ascii="Times New Roman" w:hAnsi="Times New Roman"/>
                <w:sz w:val="20"/>
              </w:rPr>
              <w:t>3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0A5402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-0,000424 ÷ 0,00575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45CACA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103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155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8156BC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E962B5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104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/ 235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7C8FB2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A1869E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 xml:space="preserve">От </w:t>
            </w:r>
            <w:r w:rsidRPr="00AC44B9">
              <w:rPr>
                <w:rFonts w:ascii="Times New Roman" w:hAnsi="Times New Roman"/>
                <w:bCs/>
                <w:sz w:val="20"/>
              </w:rPr>
              <w:t>теплопотерь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B624E7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del w:id="557" w:author="Скородумова Анна Александровна" w:date="2024-06-20T09:44:00Z">
              <w:r w:rsidRPr="00F5050B">
                <w:rPr>
                  <w:rFonts w:ascii="Times New Roman" w:hAnsi="Times New Roman"/>
                  <w:bCs/>
                  <w:sz w:val="20"/>
                  <w:highlight w:val="yellow"/>
                  <w:lang w:val="en-US"/>
                </w:rPr>
                <w:delText>90</w:delText>
              </w:r>
            </w:del>
            <w:ins w:id="558" w:author="Скородумова Анна Александровна" w:date="2024-06-20T09:44:00Z">
              <w:r w:rsidRPr="00F5050B">
                <w:rPr>
                  <w:rFonts w:ascii="Times New Roman" w:hAnsi="Times New Roman"/>
                  <w:bCs/>
                  <w:sz w:val="20"/>
                  <w:highlight w:val="yellow"/>
                </w:rPr>
                <w:t>150</w:t>
              </w:r>
            </w:ins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B29307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</w:tbl>
    <w:p w14:paraId="4F9EA196" w14:textId="77777777" w:rsidR="003655CF" w:rsidRDefault="003655CF">
      <w:pPr>
        <w:rPr>
          <w:vanish/>
        </w:rPr>
      </w:pPr>
    </w:p>
    <w:tbl>
      <w:tblPr>
        <w:tblW w:w="222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709"/>
        <w:gridCol w:w="850"/>
        <w:gridCol w:w="1134"/>
        <w:gridCol w:w="1418"/>
        <w:gridCol w:w="1134"/>
        <w:gridCol w:w="1417"/>
        <w:gridCol w:w="1134"/>
        <w:gridCol w:w="993"/>
        <w:gridCol w:w="1645"/>
        <w:gridCol w:w="1301"/>
        <w:gridCol w:w="1428"/>
        <w:gridCol w:w="938"/>
        <w:gridCol w:w="1078"/>
        <w:gridCol w:w="1092"/>
        <w:gridCol w:w="881"/>
        <w:gridCol w:w="850"/>
        <w:gridCol w:w="1134"/>
        <w:gridCol w:w="851"/>
        <w:gridCol w:w="1559"/>
      </w:tblGrid>
      <w:tr w:rsidR="003655CF" w14:paraId="6E7451CF" w14:textId="77777777" w:rsidTr="00D519B3">
        <w:trPr>
          <w:trHeight w:val="597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9EA3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>
              <w:lastRenderedPageBreak/>
              <w:br w:type="page"/>
            </w:r>
            <w:r w:rsidRPr="00AC44B9">
              <w:rPr>
                <w:rFonts w:ascii="Times New Roman" w:hAnsi="Times New Roman"/>
                <w:sz w:val="20"/>
              </w:rPr>
              <w:t xml:space="preserve">Изм./ Rev.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88AD09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Номер линии / Line No. 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071FD5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Термообработка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сварных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швов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Post Weld Heat Treatment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00FBDA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№  монтажно-технологической схемы / P&amp;ID No.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B967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Испытания на прочность и плотность</w:t>
            </w:r>
            <w:r w:rsidRPr="00AC44B9">
              <w:rPr>
                <w:rFonts w:ascii="Times New Roman" w:hAnsi="Times New Roman"/>
                <w:sz w:val="20"/>
              </w:rPr>
              <w:t xml:space="preserve"> / Strength Tests  </w:t>
            </w: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F8670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Дополнительное испытание на герметичность / Leakage Test  </w:t>
            </w:r>
          </w:p>
        </w:tc>
        <w:tc>
          <w:tcPr>
            <w:tcW w:w="16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295493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Горючесть/воспламеняемость (в соответствии с ГОСТ 12.1.044-89)и / Combustibility / flammability (according to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GOST 12.1.044-89) </w:t>
            </w:r>
          </w:p>
        </w:tc>
        <w:tc>
          <w:tcPr>
            <w:tcW w:w="13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4269C8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Класс опасности среды (в соответствии с </w:t>
            </w:r>
          </w:p>
          <w:p w14:paraId="784F767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ГОСТ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12.1.007-76) / Medium hazard class (according to GOST 12.1.007-76) </w:t>
            </w:r>
          </w:p>
        </w:tc>
        <w:tc>
          <w:tcPr>
            <w:tcW w:w="14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B81103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Категория и группа трубопровода по ГОСТ 32569-2013 / Pipeline Group and category according to </w:t>
            </w:r>
          </w:p>
          <w:p w14:paraId="41571AF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GOST 32569-2013) </w:t>
            </w:r>
          </w:p>
        </w:tc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5B2568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Группа среды по ТР ТС 03</w:t>
            </w:r>
            <w:r w:rsidRPr="00AC44B9">
              <w:rPr>
                <w:rFonts w:ascii="Times New Roman" w:hAnsi="Times New Roman"/>
                <w:sz w:val="20"/>
              </w:rPr>
              <w:t xml:space="preserve">2/2013 / Fluid Group according </w:t>
            </w:r>
            <w:r w:rsidRPr="00AC44B9">
              <w:rPr>
                <w:rFonts w:ascii="Times New Roman" w:hAnsi="Times New Roman"/>
                <w:sz w:val="20"/>
              </w:rPr>
              <w:t xml:space="preserve">TR CU 032/2013 </w:t>
            </w:r>
          </w:p>
        </w:tc>
        <w:tc>
          <w:tcPr>
            <w:tcW w:w="10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5AEB9A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Категория трубопровода по </w:t>
            </w:r>
            <w:r>
              <w:rPr>
                <w:rFonts w:ascii="Times New Roman" w:hAnsi="Times New Roman"/>
                <w:sz w:val="20"/>
                <w:lang w:val="en-US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ТР ТС 032/2013 / Pipeline Category according </w:t>
            </w:r>
            <w:r>
              <w:rPr>
                <w:rFonts w:ascii="Times New Roman" w:hAnsi="Times New Roman"/>
                <w:sz w:val="20"/>
                <w:lang w:val="en-US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TR CU 032/2013 </w:t>
            </w:r>
          </w:p>
        </w:tc>
        <w:tc>
          <w:tcPr>
            <w:tcW w:w="10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B16485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Неразрушающий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контроль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сварных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швов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, % / Nondestructive welding joints control % </w:t>
            </w:r>
          </w:p>
        </w:tc>
        <w:tc>
          <w:tcPr>
            <w:tcW w:w="8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0E1FC5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Объём стилоскопирования сварных швов, % / PMI, % of welds 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899404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линия / Critical Line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A44055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Методы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очистки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(</w:t>
            </w:r>
            <w:r w:rsidRPr="00AC44B9">
              <w:rPr>
                <w:rFonts w:ascii="Times New Roman" w:hAnsi="Times New Roman"/>
                <w:sz w:val="20"/>
              </w:rPr>
              <w:t>продувка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</w:t>
            </w:r>
            <w:r w:rsidRPr="00AC44B9">
              <w:rPr>
                <w:rFonts w:ascii="Times New Roman" w:hAnsi="Times New Roman"/>
                <w:sz w:val="20"/>
              </w:rPr>
              <w:t>пропарка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</w:t>
            </w:r>
            <w:r w:rsidRPr="00AC44B9">
              <w:rPr>
                <w:rFonts w:ascii="Times New Roman" w:hAnsi="Times New Roman"/>
                <w:sz w:val="20"/>
              </w:rPr>
              <w:t>промывка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) / Cleaning Methods (purging / steaming / flushing)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E8DA5C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Отбраковочная толщина, мм / Rejection thickness, mm 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B1CE47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Примечание/ Remark </w:t>
            </w:r>
          </w:p>
        </w:tc>
      </w:tr>
      <w:tr w:rsidR="003655CF" w14:paraId="445197E0" w14:textId="77777777" w:rsidTr="00D519B3">
        <w:trPr>
          <w:trHeight w:val="1958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36A15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99973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080F5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008FA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52DB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B37CFF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/ Pressure MPa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16A8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DD0A14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/ Pressure MPa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7C8BBC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ΔP% падение давления / ΔP% pressure loss </w:t>
            </w:r>
          </w:p>
        </w:tc>
        <w:tc>
          <w:tcPr>
            <w:tcW w:w="16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95D1F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3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64A32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4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95B7F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9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67F03A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0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77B9CA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0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1F3041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8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8B1E74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1C371C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7B0776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DA0EFC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7DC094" w14:textId="77777777" w:rsidR="003655CF" w:rsidRDefault="003655CF">
            <w:pPr>
              <w:rPr>
                <w:rFonts w:cs="Arial"/>
                <w:sz w:val="20"/>
              </w:rPr>
            </w:pPr>
          </w:p>
        </w:tc>
      </w:tr>
      <w:tr w:rsidR="003655CF" w14:paraId="0AE03582" w14:textId="77777777" w:rsidTr="00D519B3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C495D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D73838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4A878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FBB31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D181A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253FE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D1A1B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F47AF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E0886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25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9D193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26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9C686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27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1DF83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28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8A6D1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29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46E14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30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FBA0E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154D2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FDCCC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6619E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BA645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65D8F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36</w:t>
            </w:r>
          </w:p>
        </w:tc>
      </w:tr>
      <w:tr w:rsidR="003655CF" w14:paraId="6E0C37FE" w14:textId="77777777" w:rsidTr="00D519B3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7167C2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A66BC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MFG-0614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814CC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6BD49F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C8BF8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68DA9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5A073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39495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BEBE1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8E152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CF1D0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98E8B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255CA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610D4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47FC25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A0E19F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FC63DC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8FB34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DCB7A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387D6E5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FF9537" w14:textId="77777777" w:rsidR="003655CF" w:rsidRDefault="003655CF">
            <w:pPr>
              <w:ind w:left="-108" w:right="-108"/>
              <w:jc w:val="center"/>
            </w:pPr>
          </w:p>
        </w:tc>
      </w:tr>
      <w:tr w:rsidR="003655CF" w14:paraId="0E0032DF" w14:textId="77777777" w:rsidTr="00D519B3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D0362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07A70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MFG-0615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9FD55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C858FA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0A37A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05CA6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337963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C4910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FC66A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0,2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FAD57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DCAE1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0FA37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FED06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8E579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C2F09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953F5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AC3FD4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19839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D99D4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3E72B46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7EF169" w14:textId="77777777" w:rsidR="003655CF" w:rsidRDefault="003655CF">
            <w:pPr>
              <w:ind w:left="-108" w:right="-108"/>
              <w:jc w:val="center"/>
            </w:pPr>
          </w:p>
        </w:tc>
      </w:tr>
      <w:tr w:rsidR="003655CF" w14:paraId="58D1BD3E" w14:textId="77777777" w:rsidTr="00D519B3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AC53CD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17C18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087-LI-0607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69358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369CA9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24D078" w14:textId="77777777" w:rsidR="003655CF" w:rsidRDefault="00000000">
            <w:pPr>
              <w:jc w:val="center"/>
              <w:rPr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5E539A" w14:textId="77777777" w:rsidR="003655CF" w:rsidRDefault="00000000">
            <w:pPr>
              <w:jc w:val="center"/>
              <w:rPr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1,859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BA03C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2FB20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CE5E8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0C8D8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</w:p>
          <w:p w14:paraId="289D2D0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/</w:t>
            </w:r>
          </w:p>
          <w:p w14:paraId="30D57B5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Non-combustible substance 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E8FCD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37935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1CAAB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CE82E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80AFE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ins w:id="559" w:author="SamartsevaSV" w:date="2024-06-20T10:54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ПВК/МПК (в т.ч</w:t>
              </w:r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. 5% PK/УЗК)</w:t>
              </w:r>
            </w:ins>
            <w:del w:id="560" w:author="SamartsevaSV" w:date="2024-06-20T10:54:00Z"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>Согласно</w:delText>
              </w:r>
              <w:r w:rsidRPr="0080397F">
                <w:rPr>
                  <w:rFonts w:ascii="Times New Roman" w:hAnsi="Times New Roman"/>
                  <w:sz w:val="20"/>
                  <w:shd w:val="clear" w:color="auto" w:fill="FFFFFF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>п</w:delText>
              </w:r>
              <w:r w:rsidRPr="0080397F">
                <w:rPr>
                  <w:rFonts w:ascii="Times New Roman" w:hAnsi="Times New Roman"/>
                  <w:sz w:val="20"/>
                  <w:shd w:val="clear" w:color="auto" w:fill="FFFFFF"/>
                </w:rPr>
                <w:delText>. 12.3.2</w:delText>
              </w:r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E8546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FA00EE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026F5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7573D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7FEA74F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954054" w14:textId="77777777" w:rsidR="003655CF" w:rsidRDefault="003655CF">
            <w:pPr>
              <w:ind w:left="-108" w:right="-108"/>
              <w:jc w:val="center"/>
            </w:pPr>
          </w:p>
        </w:tc>
      </w:tr>
      <w:tr w:rsidR="003655CF" w14:paraId="2531698D" w14:textId="77777777" w:rsidTr="00D519B3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55CE7E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DF588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087-LI-0608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53A84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6AA4EC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45CD5F" w14:textId="77777777" w:rsidR="003655CF" w:rsidRDefault="00000000">
            <w:pPr>
              <w:jc w:val="center"/>
              <w:rPr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494F8" w14:textId="77777777" w:rsidR="003655CF" w:rsidRDefault="00000000">
            <w:pPr>
              <w:jc w:val="center"/>
              <w:rPr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1,859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33D7A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E5926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2EB77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401E2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</w:p>
          <w:p w14:paraId="72D094A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/</w:t>
            </w:r>
          </w:p>
          <w:p w14:paraId="46E4B62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Non-combustible substance 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2C88A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84298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39908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A9AA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BCE6EB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ins w:id="561" w:author="SamartsevaSV" w:date="2024-06-20T10:54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ПВК/МПК (в т.ч</w:t>
              </w:r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. 5% PK/УЗК)</w:t>
              </w:r>
            </w:ins>
            <w:del w:id="562" w:author="SamartsevaSV" w:date="2024-06-20T10:54:00Z"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>Согласно</w:delText>
              </w:r>
              <w:r w:rsidRPr="0080397F">
                <w:rPr>
                  <w:rFonts w:ascii="Times New Roman" w:hAnsi="Times New Roman"/>
                  <w:sz w:val="20"/>
                  <w:shd w:val="clear" w:color="auto" w:fill="FFFFFF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>п</w:delText>
              </w:r>
              <w:r w:rsidRPr="0080397F">
                <w:rPr>
                  <w:rFonts w:ascii="Times New Roman" w:hAnsi="Times New Roman"/>
                  <w:sz w:val="20"/>
                  <w:shd w:val="clear" w:color="auto" w:fill="FFFFFF"/>
                </w:rPr>
                <w:delText>. 12.3.2</w:delText>
              </w:r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F399D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60B59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23A42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5CF90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  <w:p w14:paraId="77CB7137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C330BB" w14:textId="77777777" w:rsidR="003655CF" w:rsidRDefault="003655CF">
            <w:pPr>
              <w:ind w:left="-108" w:right="-108"/>
              <w:jc w:val="center"/>
            </w:pPr>
          </w:p>
        </w:tc>
      </w:tr>
      <w:tr w:rsidR="003655CF" w14:paraId="046CE6AE" w14:textId="77777777" w:rsidTr="00D519B3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AB041C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C9A7B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087-LI-060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9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34404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936028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DCA00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F3543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1,859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F392B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500ED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55F37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6B1B1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</w:p>
          <w:p w14:paraId="5FFC086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/</w:t>
            </w:r>
          </w:p>
          <w:p w14:paraId="62DBC56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Non-combustible substance 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3062F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51B58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AE22C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784C2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0E990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ins w:id="563" w:author="SamartsevaSV" w:date="2024-06-20T10:54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ПВК/МПК (в т.ч</w:t>
              </w:r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. 5% PK/УЗК)</w:t>
              </w:r>
            </w:ins>
            <w:del w:id="564" w:author="SamartsevaSV" w:date="2024-06-20T10:54:00Z"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>Согласно</w:delText>
              </w:r>
              <w:r w:rsidRPr="0080397F">
                <w:rPr>
                  <w:rFonts w:ascii="Times New Roman" w:hAnsi="Times New Roman"/>
                  <w:sz w:val="20"/>
                  <w:shd w:val="clear" w:color="auto" w:fill="FFFFFF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>п</w:delText>
              </w:r>
              <w:r w:rsidRPr="0080397F">
                <w:rPr>
                  <w:rFonts w:ascii="Times New Roman" w:hAnsi="Times New Roman"/>
                  <w:sz w:val="20"/>
                  <w:shd w:val="clear" w:color="auto" w:fill="FFFFFF"/>
                </w:rPr>
                <w:delText>. 12.3.2</w:delText>
              </w:r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10D2F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7952F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71EC9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EECC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1,0</w:t>
            </w:r>
          </w:p>
          <w:p w14:paraId="1C1E221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1,0</w:t>
            </w:r>
          </w:p>
          <w:p w14:paraId="4B0E0AF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C6A9CC" w14:textId="77777777" w:rsidR="003655CF" w:rsidRDefault="003655CF">
            <w:pPr>
              <w:ind w:left="-108" w:right="-108"/>
              <w:jc w:val="center"/>
            </w:pPr>
          </w:p>
        </w:tc>
      </w:tr>
      <w:tr w:rsidR="003655CF" w14:paraId="4A25FC4D" w14:textId="77777777" w:rsidTr="00D519B3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DA6685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BD6D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087-LI-06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8D6D0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9CF34B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2E7C3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5FCFA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1,859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AEF23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8E339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5F0AD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30B1C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</w:t>
            </w:r>
          </w:p>
          <w:p w14:paraId="6221E68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/</w:t>
            </w:r>
          </w:p>
          <w:p w14:paraId="4994C55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18"/>
                <w:lang w:val="en-US"/>
              </w:rPr>
              <w:t xml:space="preserve"> Non-combustible substance 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62A83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DB2BA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25926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6F891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EAE60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ins w:id="565" w:author="SamartsevaSV" w:date="2024-06-20T10:54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ПВК/МПК (в т.ч</w:t>
              </w:r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. 5% PK/УЗК)</w:t>
              </w:r>
            </w:ins>
            <w:del w:id="566" w:author="SamartsevaSV" w:date="2024-06-20T10:54:00Z"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>Согласно</w:delText>
              </w:r>
              <w:r w:rsidRPr="0080397F">
                <w:rPr>
                  <w:rFonts w:ascii="Times New Roman" w:hAnsi="Times New Roman"/>
                  <w:sz w:val="20"/>
                  <w:shd w:val="clear" w:color="auto" w:fill="FFFFFF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>п</w:delText>
              </w:r>
              <w:r w:rsidRPr="0080397F">
                <w:rPr>
                  <w:rFonts w:ascii="Times New Roman" w:hAnsi="Times New Roman"/>
                  <w:sz w:val="20"/>
                  <w:shd w:val="clear" w:color="auto" w:fill="FFFFFF"/>
                </w:rPr>
                <w:delText>. 12.3.2</w:delText>
              </w:r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87C75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F6B61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B52CD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86C1D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1,0</w:t>
            </w:r>
          </w:p>
          <w:p w14:paraId="0BC7781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1,0</w:t>
            </w:r>
          </w:p>
          <w:p w14:paraId="7E564D5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E2C82B" w14:textId="77777777" w:rsidR="003655CF" w:rsidRDefault="003655CF">
            <w:pPr>
              <w:ind w:left="-108" w:right="-108"/>
              <w:jc w:val="center"/>
            </w:pPr>
          </w:p>
        </w:tc>
      </w:tr>
      <w:tr w:rsidR="003655CF" w14:paraId="0369AFD8" w14:textId="77777777" w:rsidTr="00D519B3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4CF848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DDA19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6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8E24D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27D193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9FD83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3640FE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684503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C5DE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1C452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9502B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7014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17C00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2DB25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F947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9053E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F0A71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781E3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Crit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ical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EBB9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7FF07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39DAAD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Подлежит </w:t>
            </w:r>
          </w:p>
          <w:p w14:paraId="558714EF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испытанию на МКК по методу АМУ по </w:t>
            </w:r>
          </w:p>
          <w:p w14:paraId="3A3AF8DB" w14:textId="77777777" w:rsidR="003655CF" w:rsidRDefault="00000000">
            <w:pPr>
              <w:ind w:left="-108" w:right="-108"/>
              <w:jc w:val="center"/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ГОСТ 6032-2017</w:t>
            </w:r>
          </w:p>
        </w:tc>
      </w:tr>
      <w:tr w:rsidR="003655CF" w14:paraId="722C792C" w14:textId="77777777" w:rsidTr="00D519B3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8BB37C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71507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7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29F7A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F4BBD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D96BB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068D2C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629937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9CB0B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343F3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6ACA3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DCB61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4156F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B2CCD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698FB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BBA5D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D5154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9DE9CF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Crit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ical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1F79B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8C972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8F85D1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Подлежит </w:t>
            </w:r>
          </w:p>
          <w:p w14:paraId="040D63D1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испытанию на МКК по методу АМУ по </w:t>
            </w:r>
          </w:p>
          <w:p w14:paraId="10BB07F2" w14:textId="77777777" w:rsidR="003655CF" w:rsidRDefault="00000000">
            <w:pPr>
              <w:ind w:left="-108" w:right="-108"/>
              <w:jc w:val="center"/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ГОСТ 6032-2017</w:t>
            </w:r>
          </w:p>
        </w:tc>
      </w:tr>
      <w:tr w:rsidR="003655CF" w14:paraId="3C1D3735" w14:textId="77777777" w:rsidTr="00D519B3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3177E9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D1E0E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8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AE3E7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9FEDD7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74464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B9886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B1E90C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465C3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4C37D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07241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00B52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31563F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660E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804DF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3C6006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3CB36C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BC302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6A8FC34C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ical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41BD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EDE4A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697557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Подлежит </w:t>
            </w:r>
          </w:p>
          <w:p w14:paraId="54C77DEB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испытанию на МКК по методу АМУ по </w:t>
            </w:r>
          </w:p>
          <w:p w14:paraId="04368F1E" w14:textId="77777777" w:rsidR="003655CF" w:rsidRDefault="00000000">
            <w:pPr>
              <w:ind w:left="-108" w:right="-108"/>
              <w:jc w:val="center"/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ГОСТ 6032-2017</w:t>
            </w:r>
          </w:p>
        </w:tc>
      </w:tr>
      <w:tr w:rsidR="003655CF" w14:paraId="2E864801" w14:textId="77777777" w:rsidTr="00D519B3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DBC6C4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65373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9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0486B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B1ABE4" w14:textId="77777777" w:rsidR="003655CF" w:rsidRDefault="00000000">
            <w:pPr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1C429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Вода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water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345362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1,430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6FA1FC" w14:textId="77777777" w:rsidR="003655CF" w:rsidRDefault="00000000">
            <w:pPr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A600B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7525F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3F7B1C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62A1F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ED1EF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C971C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1D970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713C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FE69ED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10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32582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146CACB5" w14:textId="77777777" w:rsidR="003655CF" w:rsidRDefault="00000000">
            <w:pPr>
              <w:jc w:val="center"/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ical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2A5BB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0E668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7F64F0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Подлежит </w:t>
            </w:r>
          </w:p>
          <w:p w14:paraId="6550319D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испытанию на МКК по методу АМУ по </w:t>
            </w:r>
          </w:p>
          <w:p w14:paraId="508C397D" w14:textId="77777777" w:rsidR="003655CF" w:rsidRDefault="00000000">
            <w:pPr>
              <w:ind w:left="-108" w:right="-108"/>
              <w:jc w:val="center"/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ГОСТ 6032-2017</w:t>
            </w:r>
          </w:p>
        </w:tc>
      </w:tr>
      <w:tr w:rsidR="003655CF" w14:paraId="43354A9A" w14:textId="77777777" w:rsidTr="00D519B3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850ECD" w14:textId="77777777" w:rsidR="003655CF" w:rsidRDefault="003655CF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95B068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10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9D48D7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004FC0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00451A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67D3CD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  <w:r w:rsidRPr="00AC44B9">
              <w:rPr>
                <w:rFonts w:ascii="Times New Roman" w:hAnsi="Times New Roman"/>
                <w:sz w:val="20"/>
              </w:rPr>
              <w:t>,517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356C1E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816C21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DEE6E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50AD87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1DFD65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8ECE27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878C6E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231EC4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6037FE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100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50EF9B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04C91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2FA3C256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63398E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A3D989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DD2FF1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Подлежит </w:t>
            </w:r>
          </w:p>
          <w:p w14:paraId="6184FBDA" w14:textId="77777777" w:rsidR="003655CF" w:rsidRDefault="00000000">
            <w:pPr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испытанию на МКК по методу АМУ по </w:t>
            </w:r>
          </w:p>
          <w:p w14:paraId="45BEC917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ГОСТ 6032-2017</w:t>
            </w:r>
          </w:p>
        </w:tc>
      </w:tr>
    </w:tbl>
    <w:p w14:paraId="6E7BC837" w14:textId="77777777" w:rsidR="003655CF" w:rsidRDefault="003655CF">
      <w:pPr>
        <w:rPr>
          <w:rFonts w:ascii="Times New Roman" w:hAnsi="Times New Roman"/>
          <w:lang w:val="en-US"/>
        </w:rPr>
      </w:pPr>
    </w:p>
    <w:tbl>
      <w:tblPr>
        <w:tblpPr w:leftFromText="180" w:rightFromText="180" w:vertAnchor="page" w:horzAnchor="margin" w:tblpX="108" w:tblpY="409"/>
        <w:tblW w:w="22255" w:type="dxa"/>
        <w:tblLayout w:type="fixed"/>
        <w:tblLook w:val="04A0" w:firstRow="1" w:lastRow="0" w:firstColumn="1" w:lastColumn="0" w:noHBand="0" w:noVBand="1"/>
      </w:tblPr>
      <w:tblGrid>
        <w:gridCol w:w="709"/>
        <w:gridCol w:w="992"/>
        <w:gridCol w:w="1134"/>
        <w:gridCol w:w="1276"/>
        <w:gridCol w:w="851"/>
        <w:gridCol w:w="1842"/>
        <w:gridCol w:w="851"/>
        <w:gridCol w:w="1951"/>
        <w:gridCol w:w="1842"/>
        <w:gridCol w:w="1026"/>
        <w:gridCol w:w="1276"/>
        <w:gridCol w:w="1276"/>
        <w:gridCol w:w="1417"/>
        <w:gridCol w:w="1418"/>
        <w:gridCol w:w="1276"/>
        <w:gridCol w:w="1417"/>
        <w:gridCol w:w="992"/>
        <w:gridCol w:w="709"/>
      </w:tblGrid>
      <w:tr w:rsidR="003655CF" w14:paraId="50F7900D" w14:textId="77777777" w:rsidTr="007801F1">
        <w:trPr>
          <w:trHeight w:val="559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CD0C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lastRenderedPageBreak/>
              <w:t xml:space="preserve">Изм./ Rev.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FA14FC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Номинальный диаметр DN, мм / Nominal diameter DN, mm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A7F8DE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Номер линии / Line No.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A74426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Материал / Material 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924D8B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Прибавка на коррозию, мм</w:t>
            </w:r>
            <w:r w:rsidRPr="00AC44B9">
              <w:rPr>
                <w:rFonts w:ascii="Times New Roman" w:hAnsi="Times New Roman"/>
                <w:sz w:val="20"/>
              </w:rPr>
              <w:t xml:space="preserve">/ Corrosion Allowance, mm 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59BAAA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FEE4991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Фазовое состояние / Phase (L/G/S) </w:t>
            </w:r>
          </w:p>
        </w:tc>
        <w:tc>
          <w:tcPr>
            <w:tcW w:w="37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9206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Расположение / Location </w:t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EAD22B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Диаметр х толщина стенки, мм/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>Diameter x wall thickness, mm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A177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Рабочие условия / Operational conditions 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2ADD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Расчетные условия / Calculated conditions 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0D3A56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Класс давления. Условное Давление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Pressure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rating</w:t>
            </w:r>
            <w:r w:rsidRPr="00AC44B9">
              <w:rPr>
                <w:rFonts w:ascii="Times New Roman" w:hAnsi="Times New Roman"/>
                <w:sz w:val="20"/>
              </w:rPr>
              <w:t xml:space="preserve">.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Nominal Pressure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D8FAD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Изоляция / Insulation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5FDB43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Тип обогрева / Heating type  </w:t>
            </w:r>
          </w:p>
        </w:tc>
      </w:tr>
      <w:tr w:rsidR="003655CF" w14:paraId="35C8FFF3" w14:textId="77777777" w:rsidTr="007801F1">
        <w:trPr>
          <w:trHeight w:val="2111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E160B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07D3C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14D73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508C5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FE5F28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956975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FB84E0" w14:textId="77777777" w:rsidR="003655CF" w:rsidRDefault="003655CF">
            <w:pPr>
              <w:rPr>
                <w:rFonts w:cs="Arial"/>
                <w:sz w:val="20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62530E8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От / From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BD2229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К / To</w:t>
            </w:r>
          </w:p>
        </w:tc>
        <w:tc>
          <w:tcPr>
            <w:tcW w:w="10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8549A0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F66727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(изб.) / Pressure, MPa (gauge)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841218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Температура, ºС / Temperature, ºС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5AF448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(изб.) / Pressure, MPa (gauge)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FE3DF42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Температура, ºС / Temperature, ºС 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F8AB03" w14:textId="77777777" w:rsidR="003655CF" w:rsidRDefault="003655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5C5693B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Назначение изоляции / Insulation purpose 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162DFC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Толщина, мм / Thickness, mm 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01CAE" w14:textId="77777777" w:rsidR="003655CF" w:rsidRDefault="003655CF">
            <w:pPr>
              <w:rPr>
                <w:rFonts w:cs="Arial"/>
                <w:sz w:val="20"/>
              </w:rPr>
            </w:pPr>
          </w:p>
        </w:tc>
      </w:tr>
      <w:tr w:rsidR="003655CF" w14:paraId="51D799EB" w14:textId="77777777" w:rsidTr="007801F1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FE4B7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63FB6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6ED13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1E871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EF850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8F6EC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577C1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7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FED8B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8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8E3CF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9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84ED8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59BB8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3C739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EA655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FCF70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5DD3F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58065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B799D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5241E" w14:textId="77777777" w:rsidR="003655CF" w:rsidRDefault="00000000">
            <w:pPr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18</w:t>
            </w:r>
          </w:p>
        </w:tc>
      </w:tr>
      <w:tr w:rsidR="003655CF" w14:paraId="08726356" w14:textId="77777777" w:rsidTr="007801F1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38BDE3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D98E6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39A0B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061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D7AABA" w14:textId="77777777" w:rsidR="003655CF" w:rsidRDefault="00000000">
            <w:pPr>
              <w:ind w:right="-108" w:hanging="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BD936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CC136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 этилена /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Ethylene flare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12545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39ED8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Штуцера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bCs/>
                <w:sz w:val="20"/>
              </w:rPr>
              <w:t>факела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087-FL-001B / </w:t>
            </w:r>
            <w:r w:rsidRPr="00AC44B9">
              <w:rPr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Flare connections 087-FL-001B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5A847F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Уровнемерной колонке / Level gauge column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99F34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57x</w:t>
            </w:r>
            <w:r w:rsidRPr="00AC44B9">
              <w:rPr>
                <w:rFonts w:ascii="Times New Roman" w:hAnsi="Times New Roman"/>
                <w:sz w:val="20"/>
              </w:rPr>
              <w:t>3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169714" w14:textId="77777777" w:rsidR="003655CF" w:rsidRDefault="000000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-0,000424 ÷ 0,00575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E9B3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103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155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85EC6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CB918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104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/ 235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9A94A0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449AE3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От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теплопотерь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F6CB5B" w14:textId="77777777" w:rsidR="003655CF" w:rsidRDefault="00000000">
            <w:pPr>
              <w:jc w:val="center"/>
            </w:pPr>
            <w:del w:id="567" w:author="Скородумова Анна Александровна" w:date="2024-06-20T09:45:00Z">
              <w:r w:rsidRPr="001B3491">
                <w:rPr>
                  <w:rFonts w:ascii="Times New Roman" w:hAnsi="Times New Roman"/>
                  <w:bCs/>
                  <w:sz w:val="20"/>
                  <w:highlight w:val="yellow"/>
                  <w:lang w:val="en-US"/>
                </w:rPr>
                <w:delText>90</w:delText>
              </w:r>
            </w:del>
            <w:ins w:id="568" w:author="Скородумова Анна Александровна" w:date="2024-06-20T09:45:00Z">
              <w:r w:rsidRPr="001B3491">
                <w:rPr>
                  <w:rFonts w:ascii="Times New Roman" w:hAnsi="Times New Roman"/>
                  <w:bCs/>
                  <w:sz w:val="20"/>
                  <w:highlight w:val="yellow"/>
                </w:rPr>
                <w:t>150</w:t>
              </w:r>
            </w:ins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45A8B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  <w:tr w:rsidR="003655CF" w14:paraId="03FC642A" w14:textId="77777777" w:rsidTr="007801F1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598FBE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EC3A0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15</w:t>
            </w:r>
          </w:p>
          <w:p w14:paraId="4E7AD56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5935A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6CC0E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3056D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7FA364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 этилена /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Ethylene flare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ABD26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B461A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szCs w:val="18"/>
              </w:rPr>
              <w:t>Арматуры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 xml:space="preserve"> </w:t>
            </w:r>
          </w:p>
          <w:p w14:paraId="32146F6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szCs w:val="18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>GV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>-0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>281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 xml:space="preserve"> / </w:t>
            </w:r>
            <w:r w:rsidRPr="00AC44B9">
              <w:rPr>
                <w:rFonts w:ascii="Times New Roman" w:hAnsi="Times New Roman"/>
                <w:bCs/>
                <w:sz w:val="20"/>
                <w:szCs w:val="18"/>
                <w:lang w:val="en-US"/>
              </w:rPr>
              <w:t>Fittings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 xml:space="preserve"> </w:t>
            </w:r>
          </w:p>
          <w:p w14:paraId="5503CEA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szCs w:val="18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>GV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>-0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>281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1B30D7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 xml:space="preserve">Узлу </w:t>
            </w:r>
          </w:p>
          <w:p w14:paraId="442D519E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 xml:space="preserve">087-MSC-0908 / Assembly  </w:t>
            </w:r>
          </w:p>
          <w:p w14:paraId="19A0E60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087-MSC-0908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A47267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18 х3,0</w:t>
            </w:r>
          </w:p>
          <w:p w14:paraId="5BC5C28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C5224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-0,000424 ÷ 0,00575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C0676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9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+3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4B354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-0,000424/ 0,35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46D4D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-39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+100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0B20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0,6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9A493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F70C2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del w:id="569" w:author="Скородумова Анна Александровна" w:date="2024-06-20T09:47:00Z">
              <w:r w:rsidRPr="001B3491">
                <w:rPr>
                  <w:rFonts w:ascii="Times New Roman" w:hAnsi="Times New Roman"/>
                  <w:sz w:val="20"/>
                  <w:highlight w:val="yellow"/>
                </w:rPr>
                <w:delText>120</w:delText>
              </w:r>
            </w:del>
            <w:ins w:id="570" w:author="Скородумова Анна Александровна" w:date="2024-06-20T09:47:00Z">
              <w:r w:rsidRPr="001B3491">
                <w:rPr>
                  <w:rFonts w:ascii="Times New Roman" w:hAnsi="Times New Roman"/>
                  <w:sz w:val="20"/>
                  <w:highlight w:val="yellow"/>
                </w:rPr>
                <w:t>100</w:t>
              </w:r>
            </w:ins>
          </w:p>
          <w:p w14:paraId="2E994FB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1B3491">
              <w:rPr>
                <w:rFonts w:ascii="Times New Roman" w:hAnsi="Times New Roman"/>
                <w:sz w:val="20"/>
              </w:rPr>
              <w:t>120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92FCE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  <w:tr w:rsidR="003655CF" w14:paraId="45D4EB4D" w14:textId="77777777" w:rsidTr="007801F1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9B4E9E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23AF1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15</w:t>
            </w:r>
          </w:p>
          <w:p w14:paraId="55008E7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677E1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ATM-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5E38E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09Г2С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B93D3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6D941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Сбросы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bCs/>
                <w:sz w:val="20"/>
              </w:rPr>
              <w:t>в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bCs/>
                <w:sz w:val="20"/>
              </w:rPr>
              <w:t>атмосферу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/ Vents to Atmosphere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D7D41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EF0DC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Узла </w:t>
            </w:r>
          </w:p>
          <w:p w14:paraId="69F06C5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08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sz w:val="20"/>
              </w:rPr>
              <w:t>-MSC-090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sz w:val="20"/>
              </w:rPr>
              <w:t xml:space="preserve"> / Assembly </w:t>
            </w:r>
          </w:p>
          <w:p w14:paraId="4778A59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08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sz w:val="20"/>
              </w:rPr>
              <w:t>-MSC-090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763C5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атмосферу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</w:t>
            </w:r>
            <w:r>
              <w:rPr>
                <w:rFonts w:ascii="Times New Roman" w:eastAsia="Calibri" w:hAnsi="Times New Roman"/>
                <w:bCs/>
                <w:sz w:val="20"/>
                <w:lang w:val="en-US"/>
              </w:rPr>
              <w:br/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Into the air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F6D52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18</w:t>
            </w:r>
            <w:r w:rsidRPr="00AC44B9">
              <w:rPr>
                <w:rFonts w:ascii="Times New Roman" w:hAnsi="Times New Roman"/>
                <w:sz w:val="20"/>
              </w:rPr>
              <w:t>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3,0</w:t>
            </w:r>
          </w:p>
          <w:p w14:paraId="2C5C7F3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57</w:t>
            </w:r>
            <w:r w:rsidRPr="00AC44B9">
              <w:rPr>
                <w:rFonts w:ascii="Times New Roman" w:hAnsi="Times New Roman"/>
                <w:sz w:val="20"/>
              </w:rPr>
              <w:t>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3,5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88CAA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Атм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. /</w:t>
            </w:r>
            <w:r w:rsidRPr="00AC44B9">
              <w:rPr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Atm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D33D8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Окр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. 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/Ambient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ED8F8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A7520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-39/ 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02D4A6" w14:textId="77777777" w:rsidR="003655CF" w:rsidRDefault="00000000">
            <w:pPr>
              <w:jc w:val="center"/>
              <w:rPr>
                <w:rFonts w:ascii="Times New Roman" w:hAnsi="Times New Roman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A4B2AF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6796E7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14DFA8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</w:t>
            </w:r>
          </w:p>
        </w:tc>
      </w:tr>
      <w:tr w:rsidR="003655CF" w14:paraId="7D9EF1EA" w14:textId="77777777" w:rsidTr="007801F1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53B674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8B2C9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9D23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087-ATM-0602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42D83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09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Г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2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6D3AB3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71CFE0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Сбросы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bCs/>
                <w:sz w:val="20"/>
              </w:rPr>
              <w:t>в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bCs/>
                <w:sz w:val="20"/>
              </w:rPr>
              <w:t>атмосферу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/ Vents to Atmosphere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409EF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1F345C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Станции откачки парового конденсата 087-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U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-002 / 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Steam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condensate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pumping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station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087-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U</w:t>
            </w:r>
            <w:r w:rsidRPr="00AC44B9">
              <w:rPr>
                <w:rFonts w:ascii="Times New Roman" w:hAnsi="Times New Roman"/>
                <w:bCs/>
                <w:sz w:val="20"/>
              </w:rPr>
              <w:t>-002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2883F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атмо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сферу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</w:t>
            </w:r>
            <w:r>
              <w:rPr>
                <w:rFonts w:ascii="Times New Roman" w:eastAsia="Calibri" w:hAnsi="Times New Roman"/>
                <w:bCs/>
                <w:sz w:val="20"/>
                <w:lang w:val="en-US"/>
              </w:rPr>
              <w:br/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Into the air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5B6CB4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108х4,0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66044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Атм. /</w:t>
            </w:r>
            <w:r w:rsidRPr="00AC44B9"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Atm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BF6EF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Окр.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реда 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Ambient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11AD2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2CE22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-39/ 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ECA6FE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CF3A4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От теплопотерь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Heat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loss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FBDE7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del w:id="571" w:author="Скородумова Анна Александровна" w:date="2024-06-20T09:46:00Z">
              <w:r w:rsidRPr="001B3491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delText>50</w:delText>
              </w:r>
            </w:del>
            <w:ins w:id="572" w:author="Скородумова Анна Александровна" w:date="2024-06-20T09:46:00Z">
              <w:r w:rsidRPr="001B3491">
                <w:rPr>
                  <w:rFonts w:ascii="Times New Roman" w:eastAsia="Calibri" w:hAnsi="Times New Roman"/>
                  <w:bCs/>
                  <w:sz w:val="20"/>
                  <w:highlight w:val="yellow"/>
                </w:rPr>
                <w:t>40</w:t>
              </w:r>
            </w:ins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92038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  <w:tr w:rsidR="003655CF" w14:paraId="33EDE37C" w14:textId="77777777" w:rsidTr="007801F1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B3991D" w14:textId="77777777" w:rsidR="003655CF" w:rsidRDefault="003655CF">
            <w:pPr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05D82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42629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DN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-0603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CC9EC2" w14:textId="77777777" w:rsidR="003655CF" w:rsidRDefault="00000000">
            <w:pPr>
              <w:ind w:right="-108" w:hanging="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F34DE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0026B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Дренаж </w:t>
            </w:r>
          </w:p>
          <w:p w14:paraId="4BDA93E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технологических </w:t>
            </w:r>
          </w:p>
          <w:p w14:paraId="1B69A33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конденсатов / </w:t>
            </w:r>
          </w:p>
          <w:p w14:paraId="3EA7770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Process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condensate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</w:p>
          <w:p w14:paraId="398F3A8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drainage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C4990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Ж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L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30129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Штуцера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bCs/>
                <w:sz w:val="20"/>
              </w:rPr>
              <w:t>факела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087-FL-001A / </w:t>
            </w:r>
            <w:r w:rsidRPr="00AC44B9">
              <w:rPr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Flare connections 087-FL-001A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45EB4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Уровнемерной колонке / Level gauge column</w:t>
            </w: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607E2D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57x</w:t>
            </w:r>
            <w:r w:rsidRPr="00AC44B9">
              <w:rPr>
                <w:rFonts w:ascii="Times New Roman" w:hAnsi="Times New Roman"/>
                <w:sz w:val="20"/>
              </w:rPr>
              <w:t>3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D56DC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-0,000424 ÷ 0,00575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E10E4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Не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ниже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5 / </w:t>
            </w:r>
            <w:r w:rsidRPr="00AC44B9">
              <w:rPr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No lower than 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DD9B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0,35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5269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-104/ 235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66D0D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  <w:r w:rsidRPr="00AC44B9">
              <w:rPr>
                <w:rFonts w:ascii="Times New Roman" w:hAnsi="Times New Roman"/>
                <w:sz w:val="20"/>
              </w:rPr>
              <w:t>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669B5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От теплопотерь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Heat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629DF8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30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52F78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  <w:tr w:rsidR="003655CF" w14:paraId="08D73EE1" w14:textId="77777777" w:rsidTr="007801F1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3CDACC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A29A4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5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056B49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DN-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1B307" w14:textId="77777777" w:rsidR="003655CF" w:rsidRDefault="00000000">
            <w:pPr>
              <w:ind w:right="-108" w:hanging="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6DCF69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BACE0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Дренаж </w:t>
            </w:r>
          </w:p>
          <w:p w14:paraId="5F7DD48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технологических </w:t>
            </w:r>
          </w:p>
          <w:p w14:paraId="79501D7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конденсатов / </w:t>
            </w:r>
          </w:p>
          <w:p w14:paraId="1187E5F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Process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condensate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</w:p>
          <w:p w14:paraId="258E900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drainage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38E93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Ж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/ L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588A9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Штуцера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bCs/>
                <w:sz w:val="20"/>
              </w:rPr>
              <w:t>факела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087-FL-001B / </w:t>
            </w:r>
            <w:r w:rsidRPr="00AC44B9">
              <w:rPr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Flare connections 087-FL-001B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C8F2D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Уровнемерной колонке / Level gauge column</w:t>
            </w: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18AF84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57x</w:t>
            </w:r>
            <w:r w:rsidRPr="00AC44B9">
              <w:rPr>
                <w:rFonts w:ascii="Times New Roman" w:hAnsi="Times New Roman"/>
                <w:sz w:val="20"/>
              </w:rPr>
              <w:t>3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12488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-0,000424 ÷ 0,00575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741F8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Не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ниже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5 / </w:t>
            </w:r>
            <w:r w:rsidRPr="00AC44B9">
              <w:rPr>
                <w:lang w:val="en-US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No lower than 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EB6840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0,35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0B14D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-104/ 235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2AB79E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  <w:r w:rsidRPr="00AC44B9">
              <w:rPr>
                <w:rFonts w:ascii="Times New Roman" w:hAnsi="Times New Roman"/>
                <w:sz w:val="20"/>
              </w:rPr>
              <w:t>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D3280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От теплопотерь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Heat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B26EBA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30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4EB08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  <w:tr w:rsidR="003655CF" w14:paraId="6EC531CA" w14:textId="77777777" w:rsidTr="007801F1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93FFC0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C7438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15</w:t>
            </w:r>
          </w:p>
          <w:p w14:paraId="0377CAD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ADB11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061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6F730F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9DC6A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DB34CA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 этилена /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Ethylene flare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84D25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8747B4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Узла </w:t>
            </w:r>
          </w:p>
          <w:p w14:paraId="2ED68475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08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sz w:val="20"/>
              </w:rPr>
              <w:t>-MSC-090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8</w:t>
            </w:r>
            <w:r w:rsidRPr="00AC44B9">
              <w:rPr>
                <w:rFonts w:ascii="Times New Roman" w:hAnsi="Times New Roman"/>
                <w:sz w:val="20"/>
              </w:rPr>
              <w:t xml:space="preserve"> / Assembly </w:t>
            </w:r>
          </w:p>
          <w:p w14:paraId="76A43B9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08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sz w:val="20"/>
              </w:rPr>
              <w:t>-MSC-090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8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8F0DD0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Арматуре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</w:p>
          <w:p w14:paraId="2C11A514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087-GV-0287 / </w:t>
            </w:r>
          </w:p>
          <w:p w14:paraId="3BF6B2CD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Fitting </w:t>
            </w:r>
          </w:p>
          <w:p w14:paraId="023647B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087-GV-0287</w:t>
            </w: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69871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18 х3,0</w:t>
            </w:r>
          </w:p>
          <w:p w14:paraId="266FD712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9A9EF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-0,000424 ÷ 0,00575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D2146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9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+3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5414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-0,000424/ 0,35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8631C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-39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+100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30C290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0,6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A4E04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3D1F6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del w:id="573" w:author="Скородумова Анна Александровна" w:date="2024-06-20T09:47:00Z">
              <w:r w:rsidRPr="001B3491">
                <w:rPr>
                  <w:rFonts w:ascii="Times New Roman" w:hAnsi="Times New Roman"/>
                  <w:sz w:val="20"/>
                  <w:highlight w:val="yellow"/>
                </w:rPr>
                <w:delText>120</w:delText>
              </w:r>
            </w:del>
            <w:ins w:id="574" w:author="Скородумова Анна Александровна" w:date="2024-06-20T09:47:00Z">
              <w:r w:rsidRPr="001B3491">
                <w:rPr>
                  <w:rFonts w:ascii="Times New Roman" w:hAnsi="Times New Roman"/>
                  <w:sz w:val="20"/>
                  <w:highlight w:val="yellow"/>
                </w:rPr>
                <w:t>100</w:t>
              </w:r>
            </w:ins>
          </w:p>
          <w:p w14:paraId="09EB2FFB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9C571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  <w:tr w:rsidR="003655CF" w14:paraId="214605DC" w14:textId="77777777" w:rsidTr="007801F1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1413F0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4D93E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15</w:t>
            </w:r>
          </w:p>
          <w:p w14:paraId="5230348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5CD61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061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8D610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CF55DA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1D7B0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 этилена /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Ethylene flare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0514BC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F9205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szCs w:val="18"/>
              </w:rPr>
              <w:t>Арматуры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 xml:space="preserve"> </w:t>
            </w:r>
          </w:p>
          <w:p w14:paraId="5C59FA8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szCs w:val="18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>GV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>-0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>284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 xml:space="preserve"> / </w:t>
            </w:r>
            <w:r w:rsidRPr="00AC44B9">
              <w:rPr>
                <w:rFonts w:ascii="Times New Roman" w:hAnsi="Times New Roman"/>
                <w:bCs/>
                <w:sz w:val="20"/>
                <w:szCs w:val="18"/>
                <w:lang w:val="en-US"/>
              </w:rPr>
              <w:t>Fittings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 xml:space="preserve"> </w:t>
            </w:r>
          </w:p>
          <w:p w14:paraId="02EDCA5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18"/>
                <w:szCs w:val="18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szCs w:val="18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>GV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</w:rPr>
              <w:t>-0</w:t>
            </w:r>
            <w:r w:rsidRPr="00AC44B9">
              <w:rPr>
                <w:rFonts w:ascii="Times New Roman" w:eastAsia="Calibri" w:hAnsi="Times New Roman"/>
                <w:bCs/>
                <w:sz w:val="20"/>
                <w:szCs w:val="18"/>
                <w:lang w:val="en-US"/>
              </w:rPr>
              <w:t>284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793523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 xml:space="preserve">Узлу </w:t>
            </w:r>
          </w:p>
          <w:p w14:paraId="7FF87A5F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087-MSC-090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9</w:t>
            </w:r>
            <w:r w:rsidRPr="00AC44B9">
              <w:rPr>
                <w:rFonts w:ascii="Times New Roman" w:hAnsi="Times New Roman"/>
                <w:bCs/>
                <w:sz w:val="20"/>
              </w:rPr>
              <w:t xml:space="preserve"> / Assembly  </w:t>
            </w:r>
          </w:p>
          <w:p w14:paraId="7A7B8C9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087-MSC-090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9</w:t>
            </w: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CE57D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18 х3,0</w:t>
            </w:r>
          </w:p>
          <w:p w14:paraId="370D009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B815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-0,000424 ÷ 0,00575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FD7EB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9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+3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3B882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-0,000424/ 0,35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FA0E45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-39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+100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024C01" w14:textId="77777777" w:rsidR="003655CF" w:rsidRDefault="00000000">
            <w:pPr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0,6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2A9229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3619E5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del w:id="575" w:author="Скородумова Анна Александровна" w:date="2024-06-20T09:47:00Z">
              <w:r w:rsidRPr="001B3491">
                <w:rPr>
                  <w:rFonts w:ascii="Times New Roman" w:hAnsi="Times New Roman"/>
                  <w:sz w:val="20"/>
                  <w:highlight w:val="yellow"/>
                </w:rPr>
                <w:delText>120</w:delText>
              </w:r>
            </w:del>
            <w:ins w:id="576" w:author="Скородумова Анна Александровна" w:date="2024-06-20T09:47:00Z">
              <w:r w:rsidRPr="001B3491">
                <w:rPr>
                  <w:rFonts w:ascii="Times New Roman" w:hAnsi="Times New Roman"/>
                  <w:sz w:val="20"/>
                  <w:highlight w:val="yellow"/>
                </w:rPr>
                <w:t>100</w:t>
              </w:r>
            </w:ins>
          </w:p>
          <w:p w14:paraId="6B8C285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F4ED7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  <w:tr w:rsidR="003655CF" w14:paraId="5322435B" w14:textId="77777777" w:rsidTr="007801F1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5B7B80" w14:textId="77777777" w:rsidR="003655CF" w:rsidRDefault="003655CF">
            <w:pPr>
              <w:jc w:val="both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DA84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15</w:t>
            </w:r>
          </w:p>
          <w:p w14:paraId="114D9046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A49728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061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47CF8B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12Х18Н10Т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F1E48E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DA0C5A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Факел этилена /</w:t>
            </w:r>
            <w:r w:rsidRPr="00AC44B9">
              <w:rPr>
                <w:rFonts w:ascii="Times New Roman" w:hAnsi="Times New Roman"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Ethylene flare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18C0B1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Г/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</w:t>
            </w:r>
          </w:p>
        </w:tc>
        <w:tc>
          <w:tcPr>
            <w:tcW w:w="1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A54B00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Узла </w:t>
            </w:r>
          </w:p>
          <w:p w14:paraId="173B0CDA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08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sz w:val="20"/>
              </w:rPr>
              <w:t>-MSC-090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9</w:t>
            </w:r>
            <w:r w:rsidRPr="00AC44B9">
              <w:rPr>
                <w:rFonts w:ascii="Times New Roman" w:hAnsi="Times New Roman"/>
                <w:sz w:val="20"/>
              </w:rPr>
              <w:t xml:space="preserve"> / Assembly </w:t>
            </w:r>
          </w:p>
          <w:p w14:paraId="4F68D678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08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sz w:val="20"/>
              </w:rPr>
              <w:t>-MSC-090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9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F89A2E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Арматуре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</w:p>
          <w:p w14:paraId="733F8F5B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087-GV-0290 / </w:t>
            </w:r>
          </w:p>
          <w:p w14:paraId="686B7C2F" w14:textId="77777777" w:rsidR="003655CF" w:rsidRDefault="00000000">
            <w:pPr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 xml:space="preserve">Fitting </w:t>
            </w:r>
          </w:p>
          <w:p w14:paraId="7E880717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087-GV-0290</w:t>
            </w: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84EC6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18 х3,0</w:t>
            </w:r>
          </w:p>
          <w:p w14:paraId="5D6DE663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32х3,5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2C3BE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-0,000424 ÷ 0,00575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03FCBE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3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9 </w:t>
            </w:r>
            <w:r w:rsidRPr="00AC44B9">
              <w:rPr>
                <w:rFonts w:ascii="Times New Roman" w:hAnsi="Times New Roman"/>
                <w:sz w:val="20"/>
              </w:rPr>
              <w:t>÷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+3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3D25A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-0,000424/ 0,35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A98B8D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-39 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+100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5B9DA6" w14:textId="77777777" w:rsidR="003655CF" w:rsidRDefault="00000000">
            <w:pPr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0,6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BBEC34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От теплопотерь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Heat loss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616D51" w14:textId="77777777" w:rsidR="003655CF" w:rsidRDefault="00000000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del w:id="577" w:author="Скородумова Анна Александровна" w:date="2024-06-20T09:48:00Z">
              <w:r w:rsidRPr="001B3491">
                <w:rPr>
                  <w:rFonts w:ascii="Times New Roman" w:hAnsi="Times New Roman"/>
                  <w:sz w:val="20"/>
                  <w:highlight w:val="yellow"/>
                </w:rPr>
                <w:delText>120</w:delText>
              </w:r>
            </w:del>
            <w:ins w:id="578" w:author="Скородумова Анна Александровна" w:date="2024-06-20T09:48:00Z">
              <w:r w:rsidRPr="001B3491">
                <w:rPr>
                  <w:rFonts w:ascii="Times New Roman" w:hAnsi="Times New Roman"/>
                  <w:sz w:val="20"/>
                  <w:highlight w:val="yellow"/>
                </w:rPr>
                <w:t>100</w:t>
              </w:r>
            </w:ins>
          </w:p>
          <w:p w14:paraId="7DABA1F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70EC33" w14:textId="77777777" w:rsidR="003655CF" w:rsidRDefault="00000000">
            <w:pPr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E</w:t>
            </w:r>
          </w:p>
        </w:tc>
      </w:tr>
    </w:tbl>
    <w:p w14:paraId="647EEA4D" w14:textId="77777777" w:rsidR="003655CF" w:rsidRDefault="003655CF">
      <w:pPr>
        <w:rPr>
          <w:rFonts w:ascii="Times New Roman" w:hAnsi="Times New Roman"/>
          <w:lang w:val="en-US"/>
        </w:rPr>
      </w:pPr>
    </w:p>
    <w:p w14:paraId="73EF698E" w14:textId="77777777" w:rsidR="003655CF" w:rsidRDefault="00000000">
      <w:pPr>
        <w:rPr>
          <w:rFonts w:ascii="Times New Roman" w:hAnsi="Times New Roman"/>
          <w:lang w:val="en-US"/>
        </w:rPr>
      </w:pPr>
      <w:r>
        <w:br w:type="page"/>
      </w:r>
    </w:p>
    <w:tbl>
      <w:tblPr>
        <w:tblW w:w="222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709"/>
        <w:gridCol w:w="850"/>
        <w:gridCol w:w="1134"/>
        <w:gridCol w:w="1418"/>
        <w:gridCol w:w="1134"/>
        <w:gridCol w:w="1417"/>
        <w:gridCol w:w="1134"/>
        <w:gridCol w:w="993"/>
        <w:gridCol w:w="1645"/>
        <w:gridCol w:w="1301"/>
        <w:gridCol w:w="1428"/>
        <w:gridCol w:w="938"/>
        <w:gridCol w:w="1078"/>
        <w:gridCol w:w="1092"/>
        <w:gridCol w:w="881"/>
        <w:gridCol w:w="850"/>
        <w:gridCol w:w="1134"/>
        <w:gridCol w:w="851"/>
        <w:gridCol w:w="1559"/>
      </w:tblGrid>
      <w:tr w:rsidR="003655CF" w14:paraId="17EEA019" w14:textId="77777777" w:rsidTr="00F05684">
        <w:trPr>
          <w:trHeight w:val="597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167C5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>
              <w:br w:type="page"/>
            </w:r>
            <w:r w:rsidRPr="00AC44B9">
              <w:rPr>
                <w:rFonts w:ascii="Times New Roman" w:hAnsi="Times New Roman"/>
                <w:sz w:val="20"/>
              </w:rPr>
              <w:t xml:space="preserve">Изм./ Rev. 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AE6BBB9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Номер линии / Line No. 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0BC62CC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Термообработка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сварных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швов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Post Weld Heat Treatment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6272DF7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№  монтажно-технологической схемы / P&amp;ID No. 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B07F7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Испытания на прочность и плотность / Strength Tests  </w:t>
            </w: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0D6127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Дополнительное испытание на герметичность / Leakage Test  </w:t>
            </w:r>
          </w:p>
        </w:tc>
        <w:tc>
          <w:tcPr>
            <w:tcW w:w="16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C54E785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Горючесть/воспламеняемость (в соответствии с ГОСТ 12.1.044-89)и / Combustibility / flammability (according to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GOST 12.1.044-89) </w:t>
            </w:r>
          </w:p>
        </w:tc>
        <w:tc>
          <w:tcPr>
            <w:tcW w:w="13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0427E55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Класс опасности среды (в соответствии с </w:t>
            </w:r>
          </w:p>
          <w:p w14:paraId="01F55262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ГОСТ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12.1.007-76) / Medium hazard class (according to GOST 12.1.007-76) </w:t>
            </w:r>
          </w:p>
        </w:tc>
        <w:tc>
          <w:tcPr>
            <w:tcW w:w="14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B66225D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Категория и группа трубопровода по ГОСТ 32569-2013 / Pipeline Group and category according to </w:t>
            </w:r>
          </w:p>
          <w:p w14:paraId="58411C6F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GOST 32569-2013) </w:t>
            </w:r>
          </w:p>
        </w:tc>
        <w:tc>
          <w:tcPr>
            <w:tcW w:w="9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4ECA637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Группа среды по ТР ТС 032/2013 / Fluid Group according TR CU 032/2013 </w:t>
            </w:r>
          </w:p>
        </w:tc>
        <w:tc>
          <w:tcPr>
            <w:tcW w:w="10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5B1684C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Категория трубопровода по </w:t>
            </w:r>
            <w:r>
              <w:rPr>
                <w:rFonts w:ascii="Times New Roman" w:hAnsi="Times New Roman"/>
                <w:sz w:val="20"/>
                <w:lang w:val="en-US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>ТР ТС</w:t>
            </w:r>
            <w:r w:rsidRPr="00AC44B9">
              <w:rPr>
                <w:rFonts w:ascii="Times New Roman" w:hAnsi="Times New Roman"/>
                <w:sz w:val="20"/>
              </w:rPr>
              <w:t xml:space="preserve"> 032/2013 / Pipeline Category according </w:t>
            </w:r>
            <w:r>
              <w:rPr>
                <w:rFonts w:ascii="Times New Roman" w:hAnsi="Times New Roman"/>
                <w:sz w:val="20"/>
                <w:lang w:val="en-US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 xml:space="preserve">TR CU 032/2013 </w:t>
            </w:r>
          </w:p>
        </w:tc>
        <w:tc>
          <w:tcPr>
            <w:tcW w:w="10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1FAD6B1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Неразрушающий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контроль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сварных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швов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, % / Nondestructive welding joints control % </w:t>
            </w:r>
          </w:p>
        </w:tc>
        <w:tc>
          <w:tcPr>
            <w:tcW w:w="8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F0B2F27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Объём стилоскопирования сварных швов, % / PMI, % of welds 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B1C9F66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линия / Critical Line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41BB051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Методы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AC44B9">
              <w:rPr>
                <w:rFonts w:ascii="Times New Roman" w:hAnsi="Times New Roman"/>
                <w:sz w:val="20"/>
              </w:rPr>
              <w:t>очистки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(</w:t>
            </w:r>
            <w:r w:rsidRPr="00AC44B9">
              <w:rPr>
                <w:rFonts w:ascii="Times New Roman" w:hAnsi="Times New Roman"/>
                <w:sz w:val="20"/>
              </w:rPr>
              <w:t>продувка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</w:t>
            </w:r>
            <w:r w:rsidRPr="00AC44B9">
              <w:rPr>
                <w:rFonts w:ascii="Times New Roman" w:hAnsi="Times New Roman"/>
                <w:sz w:val="20"/>
              </w:rPr>
              <w:t>пропарка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 / </w:t>
            </w:r>
            <w:r w:rsidRPr="00AC44B9">
              <w:rPr>
                <w:rFonts w:ascii="Times New Roman" w:hAnsi="Times New Roman"/>
                <w:sz w:val="20"/>
              </w:rPr>
              <w:t>промывка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 xml:space="preserve">) / Cleaning Methods (purging / steaming / flushing) 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5481056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Отбраковочная толщина, мм / Rejection thickness, mm 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8A75EDB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Примечание/ Remark </w:t>
            </w:r>
          </w:p>
        </w:tc>
      </w:tr>
      <w:tr w:rsidR="003655CF" w14:paraId="710F32FC" w14:textId="77777777" w:rsidTr="00F05684">
        <w:trPr>
          <w:trHeight w:val="1958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09CD3" w14:textId="77777777" w:rsidR="003655CF" w:rsidRDefault="003655CF">
            <w:pPr>
              <w:spacing w:line="228" w:lineRule="auto"/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D17E7" w14:textId="77777777" w:rsidR="003655CF" w:rsidRDefault="003655CF">
            <w:pPr>
              <w:spacing w:line="228" w:lineRule="auto"/>
              <w:rPr>
                <w:rFonts w:cs="Arial"/>
                <w:sz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ADD2C" w14:textId="77777777" w:rsidR="003655CF" w:rsidRDefault="003655CF">
            <w:pPr>
              <w:spacing w:line="228" w:lineRule="auto"/>
              <w:rPr>
                <w:rFonts w:cs="Arial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3BC2D" w14:textId="77777777" w:rsidR="003655CF" w:rsidRDefault="003655CF">
            <w:pPr>
              <w:spacing w:line="228" w:lineRule="auto"/>
              <w:rPr>
                <w:rFonts w:cs="Arial"/>
                <w:sz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6C000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2F07593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/ Pressure MPa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B5D60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Среда / Medium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399DE9B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Давление, МПа / Pressure MPa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0FD92A9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ΔP% падение давления / ΔP% pressure loss </w:t>
            </w:r>
          </w:p>
        </w:tc>
        <w:tc>
          <w:tcPr>
            <w:tcW w:w="16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039A1" w14:textId="77777777" w:rsidR="003655CF" w:rsidRDefault="003655CF">
            <w:pPr>
              <w:spacing w:line="228" w:lineRule="auto"/>
              <w:rPr>
                <w:rFonts w:cs="Arial"/>
                <w:sz w:val="20"/>
              </w:rPr>
            </w:pPr>
          </w:p>
        </w:tc>
        <w:tc>
          <w:tcPr>
            <w:tcW w:w="13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C654" w14:textId="77777777" w:rsidR="003655CF" w:rsidRDefault="003655CF">
            <w:pPr>
              <w:spacing w:line="228" w:lineRule="auto"/>
              <w:rPr>
                <w:rFonts w:cs="Arial"/>
                <w:sz w:val="20"/>
              </w:rPr>
            </w:pPr>
          </w:p>
        </w:tc>
        <w:tc>
          <w:tcPr>
            <w:tcW w:w="14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8737C" w14:textId="77777777" w:rsidR="003655CF" w:rsidRDefault="003655CF">
            <w:pPr>
              <w:spacing w:line="228" w:lineRule="auto"/>
              <w:rPr>
                <w:rFonts w:cs="Arial"/>
                <w:sz w:val="20"/>
              </w:rPr>
            </w:pPr>
          </w:p>
        </w:tc>
        <w:tc>
          <w:tcPr>
            <w:tcW w:w="9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033644" w14:textId="77777777" w:rsidR="003655CF" w:rsidRDefault="003655CF">
            <w:pPr>
              <w:spacing w:line="228" w:lineRule="auto"/>
              <w:rPr>
                <w:rFonts w:cs="Arial"/>
                <w:sz w:val="20"/>
              </w:rPr>
            </w:pPr>
          </w:p>
        </w:tc>
        <w:tc>
          <w:tcPr>
            <w:tcW w:w="10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45767D" w14:textId="77777777" w:rsidR="003655CF" w:rsidRDefault="003655CF">
            <w:pPr>
              <w:spacing w:line="228" w:lineRule="auto"/>
              <w:rPr>
                <w:rFonts w:cs="Arial"/>
                <w:sz w:val="20"/>
              </w:rPr>
            </w:pPr>
          </w:p>
        </w:tc>
        <w:tc>
          <w:tcPr>
            <w:tcW w:w="10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DF848F" w14:textId="77777777" w:rsidR="003655CF" w:rsidRDefault="003655CF">
            <w:pPr>
              <w:spacing w:line="228" w:lineRule="auto"/>
              <w:rPr>
                <w:rFonts w:cs="Arial"/>
                <w:sz w:val="20"/>
              </w:rPr>
            </w:pPr>
          </w:p>
        </w:tc>
        <w:tc>
          <w:tcPr>
            <w:tcW w:w="8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ED3233" w14:textId="77777777" w:rsidR="003655CF" w:rsidRDefault="003655CF">
            <w:pPr>
              <w:spacing w:line="228" w:lineRule="auto"/>
              <w:rPr>
                <w:rFonts w:cs="Arial"/>
                <w:sz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AB969D" w14:textId="77777777" w:rsidR="003655CF" w:rsidRDefault="003655CF">
            <w:pPr>
              <w:spacing w:line="228" w:lineRule="auto"/>
              <w:rPr>
                <w:rFonts w:cs="Arial"/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BDAE79" w14:textId="77777777" w:rsidR="003655CF" w:rsidRDefault="003655CF">
            <w:pPr>
              <w:spacing w:line="228" w:lineRule="auto"/>
              <w:rPr>
                <w:rFonts w:cs="Arial"/>
                <w:sz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DB1C97" w14:textId="77777777" w:rsidR="003655CF" w:rsidRDefault="003655CF">
            <w:pPr>
              <w:spacing w:line="228" w:lineRule="auto"/>
              <w:rPr>
                <w:rFonts w:cs="Arial"/>
                <w:sz w:val="20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E4B561" w14:textId="77777777" w:rsidR="003655CF" w:rsidRDefault="003655CF">
            <w:pPr>
              <w:spacing w:line="228" w:lineRule="auto"/>
              <w:rPr>
                <w:rFonts w:cs="Arial"/>
                <w:sz w:val="20"/>
              </w:rPr>
            </w:pPr>
          </w:p>
        </w:tc>
      </w:tr>
      <w:tr w:rsidR="003655CF" w14:paraId="47F7BA3D" w14:textId="77777777" w:rsidTr="00F05684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3EB33" w14:textId="77777777" w:rsidR="003655CF" w:rsidRDefault="00000000">
            <w:pPr>
              <w:spacing w:line="228" w:lineRule="auto"/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2F4E5" w14:textId="77777777" w:rsidR="003655CF" w:rsidRDefault="00000000">
            <w:pPr>
              <w:spacing w:line="228" w:lineRule="auto"/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9C84A" w14:textId="77777777" w:rsidR="003655CF" w:rsidRDefault="00000000">
            <w:pPr>
              <w:spacing w:line="228" w:lineRule="auto"/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58339" w14:textId="77777777" w:rsidR="003655CF" w:rsidRDefault="00000000">
            <w:pPr>
              <w:spacing w:line="228" w:lineRule="auto"/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7C7FE" w14:textId="77777777" w:rsidR="003655CF" w:rsidRDefault="00000000">
            <w:pPr>
              <w:spacing w:line="228" w:lineRule="auto"/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05481" w14:textId="77777777" w:rsidR="003655CF" w:rsidRDefault="00000000">
            <w:pPr>
              <w:spacing w:line="228" w:lineRule="auto"/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6D52C" w14:textId="77777777" w:rsidR="003655CF" w:rsidRDefault="00000000">
            <w:pPr>
              <w:spacing w:line="228" w:lineRule="auto"/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CB992" w14:textId="77777777" w:rsidR="003655CF" w:rsidRDefault="00000000">
            <w:pPr>
              <w:spacing w:line="228" w:lineRule="auto"/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805E7" w14:textId="77777777" w:rsidR="003655CF" w:rsidRDefault="00000000">
            <w:pPr>
              <w:spacing w:line="228" w:lineRule="auto"/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25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77677" w14:textId="77777777" w:rsidR="003655CF" w:rsidRDefault="00000000">
            <w:pPr>
              <w:spacing w:line="228" w:lineRule="auto"/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26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87D57" w14:textId="77777777" w:rsidR="003655CF" w:rsidRDefault="00000000">
            <w:pPr>
              <w:spacing w:line="228" w:lineRule="auto"/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27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D185F" w14:textId="77777777" w:rsidR="003655CF" w:rsidRDefault="00000000">
            <w:pPr>
              <w:spacing w:line="228" w:lineRule="auto"/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28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CBCF7" w14:textId="77777777" w:rsidR="003655CF" w:rsidRDefault="00000000">
            <w:pPr>
              <w:spacing w:line="228" w:lineRule="auto"/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29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A425F" w14:textId="77777777" w:rsidR="003655CF" w:rsidRDefault="00000000">
            <w:pPr>
              <w:spacing w:line="228" w:lineRule="auto"/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30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10D0D" w14:textId="77777777" w:rsidR="003655CF" w:rsidRDefault="00000000">
            <w:pPr>
              <w:spacing w:line="228" w:lineRule="auto"/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31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EA40F" w14:textId="77777777" w:rsidR="003655CF" w:rsidRDefault="00000000">
            <w:pPr>
              <w:spacing w:line="228" w:lineRule="auto"/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8A259" w14:textId="77777777" w:rsidR="003655CF" w:rsidRDefault="00000000">
            <w:pPr>
              <w:spacing w:line="228" w:lineRule="auto"/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91470" w14:textId="77777777" w:rsidR="003655CF" w:rsidRDefault="00000000">
            <w:pPr>
              <w:spacing w:line="228" w:lineRule="auto"/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1D9F0" w14:textId="77777777" w:rsidR="003655CF" w:rsidRDefault="00000000">
            <w:pPr>
              <w:spacing w:line="228" w:lineRule="auto"/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2B072" w14:textId="77777777" w:rsidR="003655CF" w:rsidRDefault="00000000">
            <w:pPr>
              <w:spacing w:line="228" w:lineRule="auto"/>
              <w:jc w:val="center"/>
              <w:rPr>
                <w:rFonts w:cs="Arial"/>
                <w:sz w:val="20"/>
              </w:rPr>
            </w:pPr>
            <w:r w:rsidRPr="00AC44B9">
              <w:rPr>
                <w:rFonts w:cs="Arial"/>
                <w:sz w:val="20"/>
              </w:rPr>
              <w:t>36</w:t>
            </w:r>
          </w:p>
        </w:tc>
      </w:tr>
      <w:tr w:rsidR="003655CF" w14:paraId="6B44FE29" w14:textId="77777777" w:rsidTr="00F05684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B0922D" w14:textId="77777777" w:rsidR="003655CF" w:rsidRDefault="003655CF">
            <w:pPr>
              <w:spacing w:line="228" w:lineRule="auto"/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E48962" w14:textId="77777777" w:rsidR="003655CF" w:rsidRDefault="00000000">
            <w:pPr>
              <w:spacing w:line="228" w:lineRule="auto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7767EB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DA6AC0" w14:textId="77777777" w:rsidR="003655CF" w:rsidRDefault="00000000">
            <w:pPr>
              <w:spacing w:line="228" w:lineRule="auto"/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3E336D" w14:textId="77777777" w:rsidR="003655CF" w:rsidRDefault="00000000">
            <w:pPr>
              <w:spacing w:line="228" w:lineRule="auto"/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4790BF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  <w:r w:rsidRPr="00AC44B9">
              <w:rPr>
                <w:rFonts w:ascii="Times New Roman" w:hAnsi="Times New Roman"/>
                <w:sz w:val="20"/>
              </w:rPr>
              <w:t>,517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8D969" w14:textId="77777777" w:rsidR="003655CF" w:rsidRDefault="00000000">
            <w:pPr>
              <w:spacing w:line="228" w:lineRule="auto"/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96BCE" w14:textId="77777777" w:rsidR="003655CF" w:rsidRDefault="00000000">
            <w:pPr>
              <w:spacing w:line="228" w:lineRule="auto"/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79B5CC" w14:textId="77777777" w:rsidR="003655CF" w:rsidRDefault="00000000">
            <w:pPr>
              <w:spacing w:line="228" w:lineRule="auto"/>
              <w:jc w:val="center"/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02588" w14:textId="77777777" w:rsidR="003655CF" w:rsidRDefault="00000000">
            <w:pPr>
              <w:spacing w:line="228" w:lineRule="auto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Горючие газы /</w:t>
            </w:r>
          </w:p>
          <w:p w14:paraId="29ECA4C1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794B7D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51F046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</w:t>
            </w:r>
          </w:p>
        </w:tc>
        <w:tc>
          <w:tcPr>
            <w:tcW w:w="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7B7CA1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69061B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1BF694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100</w:t>
            </w:r>
          </w:p>
        </w:tc>
        <w:tc>
          <w:tcPr>
            <w:tcW w:w="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CF4B28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30AA2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443BBF2B" w14:textId="77777777" w:rsidR="003655CF" w:rsidRDefault="00000000">
            <w:pPr>
              <w:spacing w:line="228" w:lineRule="auto"/>
              <w:jc w:val="center"/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1B80D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9EA5FB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529788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Подлежит </w:t>
            </w:r>
          </w:p>
          <w:p w14:paraId="6F8BEDEE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испытанию на МКК по методу </w:t>
            </w: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АМУ по </w:t>
            </w:r>
          </w:p>
          <w:p w14:paraId="6633C622" w14:textId="77777777" w:rsidR="003655CF" w:rsidRDefault="00000000">
            <w:pPr>
              <w:spacing w:line="228" w:lineRule="auto"/>
              <w:ind w:left="-108" w:right="-108"/>
              <w:jc w:val="center"/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ГОСТ 6032-2017</w:t>
            </w:r>
          </w:p>
        </w:tc>
      </w:tr>
      <w:tr w:rsidR="003655CF" w14:paraId="40934624" w14:textId="77777777" w:rsidTr="00F05684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D755BE" w14:textId="77777777" w:rsidR="003655CF" w:rsidRDefault="003655CF">
            <w:pPr>
              <w:spacing w:line="228" w:lineRule="auto"/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0134C2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51F567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40653B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78692B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675D34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  <w:r w:rsidRPr="00AC44B9">
              <w:rPr>
                <w:rFonts w:ascii="Times New Roman" w:hAnsi="Times New Roman"/>
                <w:sz w:val="20"/>
              </w:rPr>
              <w:t>,517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6F71C7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6CA99E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B419CB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4E6348" w14:textId="77777777" w:rsidR="003655CF" w:rsidRDefault="00000000">
            <w:pPr>
              <w:spacing w:line="228" w:lineRule="auto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436F2A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0C65F6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B0880E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6033F7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B64B04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del w:id="579" w:author="SamartsevaSV" w:date="2024-06-20T10:55:00Z">
              <w:r w:rsidRPr="00AC44B9">
                <w:rPr>
                  <w:rFonts w:ascii="Times New Roman" w:hAnsi="Times New Roman"/>
                  <w:sz w:val="20"/>
                  <w:lang w:val="en-US"/>
                </w:rPr>
                <w:delText>100</w:delText>
              </w:r>
            </w:del>
            <w:ins w:id="580" w:author="SamartsevaSV" w:date="2024-06-20T10:55:00Z">
              <w:r w:rsidRPr="0080397F">
                <w:rPr>
                  <w:rFonts w:ascii="Times New Roman" w:hAnsi="Times New Roman"/>
                  <w:sz w:val="20"/>
                  <w:highlight w:val="yellow"/>
                </w:rPr>
                <w:t>10</w:t>
              </w:r>
            </w:ins>
          </w:p>
        </w:tc>
        <w:tc>
          <w:tcPr>
            <w:tcW w:w="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68D2D0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6C40DE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014D2D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FAB0F6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1,0</w:t>
            </w:r>
          </w:p>
          <w:p w14:paraId="3663795A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333D13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Подлежит </w:t>
            </w:r>
          </w:p>
          <w:p w14:paraId="45BAD167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испытанию на МКК по методу АМУ по </w:t>
            </w:r>
          </w:p>
          <w:p w14:paraId="2B002B8B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ГОСТ 6032-2017</w:t>
            </w:r>
          </w:p>
        </w:tc>
      </w:tr>
      <w:tr w:rsidR="003655CF" w14:paraId="5CF4562C" w14:textId="77777777" w:rsidTr="00F05684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F6BA54" w14:textId="77777777" w:rsidR="003655CF" w:rsidRDefault="003655CF">
            <w:pPr>
              <w:spacing w:line="228" w:lineRule="auto"/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570DE5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ATM-</w:t>
            </w:r>
            <w:r w:rsidRPr="00AC44B9">
              <w:rPr>
                <w:rFonts w:ascii="Times New Roman" w:hAnsi="Times New Roman"/>
                <w:bCs/>
                <w:sz w:val="20"/>
              </w:rPr>
              <w:t>0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hAnsi="Times New Roman"/>
                <w:bCs/>
                <w:sz w:val="20"/>
              </w:rPr>
              <w:t>0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BCDAE4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26285C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124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hAnsi="Times New Roman"/>
                <w:bCs/>
                <w:sz w:val="20"/>
              </w:rPr>
              <w:t>0-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PID-0</w:t>
            </w:r>
            <w:r w:rsidRPr="00AC44B9">
              <w:rPr>
                <w:rFonts w:ascii="Times New Roman" w:hAnsi="Times New Roman"/>
                <w:bCs/>
                <w:sz w:val="20"/>
              </w:rPr>
              <w:t>00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E70880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DB705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A30E36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5194A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880679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6D1A97" w14:textId="77777777" w:rsidR="003655CF" w:rsidRDefault="00000000">
            <w:pPr>
              <w:spacing w:line="228" w:lineRule="auto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44A1C309" w14:textId="77777777" w:rsidR="003655CF" w:rsidRDefault="00000000">
            <w:pPr>
              <w:spacing w:line="228" w:lineRule="auto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</w:t>
            </w:r>
          </w:p>
          <w:p w14:paraId="0CC4023F" w14:textId="77777777" w:rsidR="003655CF" w:rsidRDefault="00000000">
            <w:pPr>
              <w:spacing w:line="228" w:lineRule="auto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Non-combustible substance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96D36C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39BA56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В-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E68DC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F97DE4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5F4F9E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ins w:id="581" w:author="SamartsevaSV" w:date="2024-06-20T10:55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ПВК/МПК (в т.ч. 5% PK/УЗК)</w:t>
              </w:r>
            </w:ins>
            <w:del w:id="582" w:author="SamartsevaSV" w:date="2024-06-20T10:55:00Z"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>Согласно</w:delText>
              </w:r>
              <w:r w:rsidRPr="0080397F">
                <w:rPr>
                  <w:rFonts w:ascii="Times New Roman" w:hAnsi="Times New Roman"/>
                  <w:sz w:val="20"/>
                  <w:shd w:val="clear" w:color="auto" w:fill="FFFFFF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>п</w:delText>
              </w:r>
              <w:r w:rsidRPr="0080397F">
                <w:rPr>
                  <w:rFonts w:ascii="Times New Roman" w:hAnsi="Times New Roman"/>
                  <w:sz w:val="20"/>
                  <w:shd w:val="clear" w:color="auto" w:fill="FFFFFF"/>
                </w:rPr>
                <w:delText>. 12.3.2</w:delText>
              </w:r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7E5EA7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02090E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shd w:val="clear" w:color="auto" w:fill="FFFFFF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223680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91B33B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1,0</w:t>
            </w:r>
          </w:p>
          <w:p w14:paraId="1D959309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368761" w14:textId="77777777" w:rsidR="003655CF" w:rsidRDefault="003655CF">
            <w:pPr>
              <w:spacing w:line="228" w:lineRule="auto"/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</w:p>
        </w:tc>
      </w:tr>
      <w:tr w:rsidR="003655CF" w14:paraId="09D3BD1F" w14:textId="77777777" w:rsidTr="00F05684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9AD032" w14:textId="77777777" w:rsidR="003655CF" w:rsidRDefault="003655CF">
            <w:pPr>
              <w:spacing w:line="228" w:lineRule="auto"/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31CB74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08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7</w:t>
            </w:r>
            <w:r w:rsidRPr="00AC44B9">
              <w:rPr>
                <w:rFonts w:ascii="Times New Roman" w:hAnsi="Times New Roman"/>
                <w:bCs/>
                <w:sz w:val="20"/>
              </w:rPr>
              <w:t>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ATM-</w:t>
            </w:r>
            <w:r w:rsidRPr="00AC44B9">
              <w:rPr>
                <w:rFonts w:ascii="Times New Roman" w:hAnsi="Times New Roman"/>
                <w:bCs/>
                <w:sz w:val="20"/>
              </w:rPr>
              <w:t>0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hAnsi="Times New Roman"/>
                <w:bCs/>
                <w:sz w:val="20"/>
              </w:rPr>
              <w:t>0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57114F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3FDA51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124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6</w:t>
            </w:r>
            <w:r w:rsidRPr="00AC44B9">
              <w:rPr>
                <w:rFonts w:ascii="Times New Roman" w:hAnsi="Times New Roman"/>
                <w:bCs/>
                <w:sz w:val="20"/>
              </w:rPr>
              <w:t>0-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PID-0</w:t>
            </w:r>
            <w:r w:rsidRPr="00AC44B9">
              <w:rPr>
                <w:rFonts w:ascii="Times New Roman" w:hAnsi="Times New Roman"/>
                <w:bCs/>
                <w:sz w:val="20"/>
              </w:rPr>
              <w:t>00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04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A72E5E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AA96EE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6CE694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D6857E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CC28C9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58428" w14:textId="77777777" w:rsidR="003655CF" w:rsidRDefault="00000000">
            <w:pPr>
              <w:spacing w:line="228" w:lineRule="auto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Негорючее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</w:t>
            </w:r>
          </w:p>
          <w:p w14:paraId="15EBC3E8" w14:textId="77777777" w:rsidR="003655CF" w:rsidRDefault="00000000">
            <w:pPr>
              <w:spacing w:line="228" w:lineRule="auto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вещество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 xml:space="preserve"> / </w:t>
            </w:r>
          </w:p>
          <w:p w14:paraId="10C758CD" w14:textId="77777777" w:rsidR="003655CF" w:rsidRDefault="00000000">
            <w:pPr>
              <w:spacing w:line="228" w:lineRule="auto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Non-combustible substance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668D2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100A8A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bCs/>
                <w:sz w:val="20"/>
              </w:rPr>
            </w:pPr>
            <w:r w:rsidRPr="00AC44B9">
              <w:rPr>
                <w:rFonts w:ascii="Times New Roman" w:hAnsi="Times New Roman"/>
                <w:bCs/>
                <w:sz w:val="20"/>
              </w:rPr>
              <w:t>В-</w:t>
            </w:r>
            <w:r w:rsidRPr="00AC44B9">
              <w:rPr>
                <w:rFonts w:ascii="Times New Roman" w:hAnsi="Times New Roman"/>
                <w:bCs/>
                <w:sz w:val="20"/>
                <w:lang w:val="en-US"/>
              </w:rPr>
              <w:t>V</w:t>
            </w:r>
          </w:p>
        </w:tc>
        <w:tc>
          <w:tcPr>
            <w:tcW w:w="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715090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2C64AD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1F1BCF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ins w:id="583" w:author="SamartsevaSV" w:date="2024-06-20T10:55:00Z">
              <w:r w:rsidRPr="00B42DD3">
                <w:rPr>
                  <w:rFonts w:ascii="Times New Roman" w:hAnsi="Times New Roman"/>
                  <w:sz w:val="18"/>
                  <w:szCs w:val="18"/>
                  <w:highlight w:val="yellow"/>
                </w:rPr>
                <w:t>10% ПВК/МПК (в т.ч. 5% PK/УЗК)</w:t>
              </w:r>
            </w:ins>
            <w:del w:id="584" w:author="SamartsevaSV" w:date="2024-06-20T10:55:00Z"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>Согласно</w:delText>
              </w:r>
              <w:r w:rsidRPr="0080397F">
                <w:rPr>
                  <w:rFonts w:ascii="Times New Roman" w:hAnsi="Times New Roman"/>
                  <w:sz w:val="20"/>
                  <w:shd w:val="clear" w:color="auto" w:fill="FFFFFF"/>
                </w:rPr>
                <w:delText xml:space="preserve"> </w:delText>
              </w:r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>п</w:delText>
              </w:r>
              <w:r w:rsidRPr="0080397F">
                <w:rPr>
                  <w:rFonts w:ascii="Times New Roman" w:hAnsi="Times New Roman"/>
                  <w:sz w:val="20"/>
                  <w:shd w:val="clear" w:color="auto" w:fill="FFFFFF"/>
                </w:rPr>
                <w:delText>. 12.3.2</w:delText>
              </w:r>
              <w:r w:rsidRPr="00AC44B9">
                <w:rPr>
                  <w:rFonts w:ascii="Times New Roman" w:hAnsi="Times New Roman"/>
                  <w:sz w:val="20"/>
                  <w:shd w:val="clear" w:color="auto" w:fill="FFFFFF"/>
                </w:rPr>
                <w:delText xml:space="preserve"> ГОСТ 32569</w:delText>
              </w:r>
            </w:del>
          </w:p>
        </w:tc>
        <w:tc>
          <w:tcPr>
            <w:tcW w:w="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7AC1AC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64A57E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shd w:val="clear" w:color="auto" w:fill="FFFFFF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2DD3F3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28F0D0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2,0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AB25BD" w14:textId="77777777" w:rsidR="003655CF" w:rsidRDefault="003655CF">
            <w:pPr>
              <w:spacing w:line="228" w:lineRule="auto"/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</w:p>
        </w:tc>
      </w:tr>
      <w:tr w:rsidR="003655CF" w14:paraId="1C365590" w14:textId="77777777" w:rsidTr="00F05684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0B1299" w14:textId="77777777" w:rsidR="003655CF" w:rsidRDefault="003655CF">
            <w:pPr>
              <w:spacing w:line="228" w:lineRule="auto"/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D5443D" w14:textId="77777777" w:rsidR="003655CF" w:rsidRDefault="00000000">
            <w:pPr>
              <w:spacing w:line="228" w:lineRule="auto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DN-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A784AC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9969EA" w14:textId="77777777" w:rsidR="003655CF" w:rsidRDefault="00000000">
            <w:pPr>
              <w:spacing w:line="228" w:lineRule="auto"/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810F06" w14:textId="77777777" w:rsidR="003655CF" w:rsidRDefault="00000000">
            <w:pPr>
              <w:spacing w:line="228" w:lineRule="auto"/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2A2AED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  <w:r w:rsidRPr="00AC44B9">
              <w:rPr>
                <w:rFonts w:ascii="Times New Roman" w:hAnsi="Times New Roman"/>
                <w:sz w:val="20"/>
              </w:rPr>
              <w:t>,517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BDA674" w14:textId="77777777" w:rsidR="003655CF" w:rsidRDefault="00000000">
            <w:pPr>
              <w:spacing w:line="228" w:lineRule="auto"/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A7A09C" w14:textId="77777777" w:rsidR="003655CF" w:rsidRDefault="00000000">
            <w:pPr>
              <w:spacing w:line="228" w:lineRule="auto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C94CE0" w14:textId="77777777" w:rsidR="003655CF" w:rsidRDefault="00000000">
            <w:pPr>
              <w:spacing w:line="228" w:lineRule="auto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96FCCC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Горючая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>жидкость</w:t>
            </w:r>
            <w:r w:rsidRPr="00AC44B9">
              <w:rPr>
                <w:rFonts w:ascii="Times New Roman" w:hAnsi="Times New Roman"/>
                <w:sz w:val="20"/>
              </w:rPr>
              <w:t xml:space="preserve"> / Combustible liquid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6D0CA0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8A5342" w14:textId="77777777" w:rsidR="003655CF" w:rsidRDefault="00000000">
            <w:pPr>
              <w:spacing w:line="228" w:lineRule="auto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</w:t>
            </w:r>
          </w:p>
        </w:tc>
        <w:tc>
          <w:tcPr>
            <w:tcW w:w="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A8CBA5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99230D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E286B6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w="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56B78E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C8859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419775EE" w14:textId="77777777" w:rsidR="003655CF" w:rsidRDefault="00000000">
            <w:pPr>
              <w:spacing w:line="228" w:lineRule="auto"/>
              <w:jc w:val="center"/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93FCC2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5486DA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C63403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Подлежит </w:t>
            </w:r>
          </w:p>
          <w:p w14:paraId="79C61042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испытанию на МКК по методу АМУ по </w:t>
            </w:r>
          </w:p>
          <w:p w14:paraId="3E6AA485" w14:textId="77777777" w:rsidR="003655CF" w:rsidRDefault="00000000">
            <w:pPr>
              <w:spacing w:line="228" w:lineRule="auto"/>
              <w:ind w:left="-108" w:right="-108"/>
              <w:jc w:val="center"/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ГОСТ 6032-2017</w:t>
            </w:r>
          </w:p>
        </w:tc>
      </w:tr>
      <w:tr w:rsidR="003655CF" w14:paraId="44DC3F7B" w14:textId="77777777" w:rsidTr="00F05684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7D4795" w14:textId="77777777" w:rsidR="003655CF" w:rsidRDefault="003655CF">
            <w:pPr>
              <w:spacing w:line="228" w:lineRule="auto"/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3009E7" w14:textId="77777777" w:rsidR="003655CF" w:rsidRDefault="00000000">
            <w:pPr>
              <w:spacing w:line="228" w:lineRule="auto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DN-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060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8B69E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827AC1" w14:textId="77777777" w:rsidR="003655CF" w:rsidRDefault="00000000">
            <w:pPr>
              <w:spacing w:line="228" w:lineRule="auto"/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C1029" w14:textId="77777777" w:rsidR="003655CF" w:rsidRDefault="00000000">
            <w:pPr>
              <w:spacing w:line="228" w:lineRule="auto"/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F4CAC4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  <w:r w:rsidRPr="00AC44B9">
              <w:rPr>
                <w:rFonts w:ascii="Times New Roman" w:hAnsi="Times New Roman"/>
                <w:sz w:val="20"/>
              </w:rPr>
              <w:t>,517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137AD3" w14:textId="77777777" w:rsidR="003655CF" w:rsidRDefault="00000000">
            <w:pPr>
              <w:spacing w:line="228" w:lineRule="auto"/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5BBE47" w14:textId="77777777" w:rsidR="003655CF" w:rsidRDefault="00000000">
            <w:pPr>
              <w:spacing w:line="228" w:lineRule="auto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9F8A86" w14:textId="77777777" w:rsidR="003655CF" w:rsidRDefault="00000000">
            <w:pPr>
              <w:spacing w:line="228" w:lineRule="auto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9223A1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Горючая </w:t>
            </w:r>
            <w:r>
              <w:rPr>
                <w:rFonts w:ascii="Times New Roman" w:hAnsi="Times New Roman"/>
                <w:sz w:val="20"/>
              </w:rPr>
              <w:br/>
            </w:r>
            <w:r w:rsidRPr="00AC44B9">
              <w:rPr>
                <w:rFonts w:ascii="Times New Roman" w:hAnsi="Times New Roman"/>
                <w:sz w:val="20"/>
              </w:rPr>
              <w:t>жидкость</w:t>
            </w:r>
            <w:r w:rsidRPr="00AC44B9">
              <w:rPr>
                <w:rFonts w:ascii="Times New Roman" w:hAnsi="Times New Roman"/>
                <w:sz w:val="20"/>
              </w:rPr>
              <w:t xml:space="preserve"> / Combustible liquid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6D8F02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14306C" w14:textId="77777777" w:rsidR="003655CF" w:rsidRDefault="00000000">
            <w:pPr>
              <w:spacing w:line="228" w:lineRule="auto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Бв-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</w:t>
            </w:r>
          </w:p>
        </w:tc>
        <w:tc>
          <w:tcPr>
            <w:tcW w:w="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9259E7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8FD560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w="1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F99147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w="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471CA0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21D2B6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</w:p>
          <w:p w14:paraId="6E9D4683" w14:textId="77777777" w:rsidR="003655CF" w:rsidRDefault="00000000">
            <w:pPr>
              <w:spacing w:line="228" w:lineRule="auto"/>
              <w:jc w:val="center"/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A70AD9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57F906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F96559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Подлежит </w:t>
            </w:r>
          </w:p>
          <w:p w14:paraId="24B1DF13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испытанию на МКК по методу АМУ по </w:t>
            </w:r>
          </w:p>
          <w:p w14:paraId="56C7AA47" w14:textId="77777777" w:rsidR="003655CF" w:rsidRDefault="00000000">
            <w:pPr>
              <w:spacing w:line="228" w:lineRule="auto"/>
              <w:ind w:left="-108" w:right="-108"/>
              <w:jc w:val="center"/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ГОСТ 6032-2017</w:t>
            </w:r>
          </w:p>
        </w:tc>
      </w:tr>
      <w:tr w:rsidR="003655CF" w14:paraId="6D7CB5F9" w14:textId="77777777" w:rsidTr="00F05684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7C3BC8" w14:textId="77777777" w:rsidR="003655CF" w:rsidRDefault="003655CF">
            <w:pPr>
              <w:spacing w:line="228" w:lineRule="auto"/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0E494A" w14:textId="77777777" w:rsidR="003655CF" w:rsidRDefault="00000000">
            <w:pPr>
              <w:spacing w:line="228" w:lineRule="auto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1E695C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BCC137" w14:textId="77777777" w:rsidR="003655CF" w:rsidRDefault="00000000">
            <w:pPr>
              <w:spacing w:line="228" w:lineRule="auto"/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4D502B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095EC3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  <w:r w:rsidRPr="00AC44B9">
              <w:rPr>
                <w:rFonts w:ascii="Times New Roman" w:hAnsi="Times New Roman"/>
                <w:sz w:val="20"/>
              </w:rPr>
              <w:t>,517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8509DA" w14:textId="77777777" w:rsidR="003655CF" w:rsidRDefault="00000000">
            <w:pPr>
              <w:spacing w:line="228" w:lineRule="auto"/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D7ADB7" w14:textId="77777777" w:rsidR="003655CF" w:rsidRDefault="00000000">
            <w:pPr>
              <w:spacing w:line="228" w:lineRule="auto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2FFDD3" w14:textId="77777777" w:rsidR="003655CF" w:rsidRDefault="00000000">
            <w:pPr>
              <w:spacing w:line="228" w:lineRule="auto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297844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7C922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EBDDB6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A59072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A32CAC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5925C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ins w:id="585" w:author="SamartsevaSV" w:date="2024-06-20T10:55:00Z">
              <w:r w:rsidRPr="0080397F">
                <w:rPr>
                  <w:rFonts w:ascii="Times New Roman" w:hAnsi="Times New Roman"/>
                  <w:sz w:val="20"/>
                  <w:highlight w:val="yellow"/>
                </w:rPr>
                <w:t>10</w:t>
              </w:r>
            </w:ins>
            <w:del w:id="586" w:author="SamartsevaSV" w:date="2024-06-20T10:55:00Z">
              <w:r w:rsidRPr="00AC44B9">
                <w:rPr>
                  <w:rFonts w:ascii="Times New Roman" w:hAnsi="Times New Roman"/>
                  <w:sz w:val="20"/>
                  <w:lang w:val="en-US"/>
                </w:rPr>
                <w:delText>100</w:delText>
              </w:r>
            </w:del>
          </w:p>
        </w:tc>
        <w:tc>
          <w:tcPr>
            <w:tcW w:w="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FC9F07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6D8D96" w14:textId="77777777" w:rsidR="003655CF" w:rsidRDefault="00000000">
            <w:pPr>
              <w:spacing w:line="228" w:lineRule="auto"/>
              <w:jc w:val="center"/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DD7640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0E6F63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1,0</w:t>
            </w:r>
          </w:p>
          <w:p w14:paraId="08D3DF4B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9E7CF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Подлежит </w:t>
            </w:r>
          </w:p>
          <w:p w14:paraId="39AEC671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испытанию на МКК по методу АМУ по </w:t>
            </w:r>
          </w:p>
          <w:p w14:paraId="00FFB984" w14:textId="77777777" w:rsidR="003655CF" w:rsidRDefault="00000000">
            <w:pPr>
              <w:spacing w:line="228" w:lineRule="auto"/>
              <w:ind w:left="-108" w:right="-108"/>
              <w:jc w:val="center"/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ГОСТ 6032-2017</w:t>
            </w:r>
          </w:p>
        </w:tc>
      </w:tr>
      <w:tr w:rsidR="003655CF" w14:paraId="34BCC4B6" w14:textId="77777777" w:rsidTr="00F05684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5DF410" w14:textId="77777777" w:rsidR="003655CF" w:rsidRDefault="003655CF">
            <w:pPr>
              <w:spacing w:line="228" w:lineRule="auto"/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68F0B1" w14:textId="77777777" w:rsidR="003655CF" w:rsidRDefault="00000000">
            <w:pPr>
              <w:spacing w:line="228" w:lineRule="auto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E678D6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B68EF9" w14:textId="77777777" w:rsidR="003655CF" w:rsidRDefault="00000000">
            <w:pPr>
              <w:spacing w:line="228" w:lineRule="auto"/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97A939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439D1E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  <w:r w:rsidRPr="00AC44B9">
              <w:rPr>
                <w:rFonts w:ascii="Times New Roman" w:hAnsi="Times New Roman"/>
                <w:sz w:val="20"/>
              </w:rPr>
              <w:t>,517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EF3E38" w14:textId="77777777" w:rsidR="003655CF" w:rsidRDefault="00000000">
            <w:pPr>
              <w:spacing w:line="228" w:lineRule="auto"/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32DEA2" w14:textId="77777777" w:rsidR="003655CF" w:rsidRDefault="00000000">
            <w:pPr>
              <w:spacing w:line="228" w:lineRule="auto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93C319" w14:textId="77777777" w:rsidR="003655CF" w:rsidRDefault="00000000">
            <w:pPr>
              <w:spacing w:line="228" w:lineRule="auto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B04C2E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676019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DE5B53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625A7D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36575C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C2381E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ins w:id="587" w:author="SamartsevaSV" w:date="2024-06-20T10:55:00Z">
              <w:r w:rsidRPr="0080397F">
                <w:rPr>
                  <w:rFonts w:ascii="Times New Roman" w:hAnsi="Times New Roman"/>
                  <w:sz w:val="20"/>
                  <w:highlight w:val="yellow"/>
                </w:rPr>
                <w:t>10</w:t>
              </w:r>
            </w:ins>
            <w:del w:id="588" w:author="SamartsevaSV" w:date="2024-06-20T10:55:00Z">
              <w:r w:rsidRPr="00AC44B9">
                <w:rPr>
                  <w:rFonts w:ascii="Times New Roman" w:hAnsi="Times New Roman"/>
                  <w:sz w:val="20"/>
                  <w:lang w:val="en-US"/>
                </w:rPr>
                <w:delText>100</w:delText>
              </w:r>
            </w:del>
          </w:p>
        </w:tc>
        <w:tc>
          <w:tcPr>
            <w:tcW w:w="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EFAC9D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BDFB72" w14:textId="77777777" w:rsidR="003655CF" w:rsidRDefault="00000000">
            <w:pPr>
              <w:spacing w:line="228" w:lineRule="auto"/>
              <w:jc w:val="center"/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641A5C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53FC02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1,0</w:t>
            </w:r>
          </w:p>
          <w:p w14:paraId="32F7C898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D75053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Подлежит </w:t>
            </w:r>
          </w:p>
          <w:p w14:paraId="6D316993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испытанию на МКК по методу АМУ по </w:t>
            </w:r>
          </w:p>
          <w:p w14:paraId="1BAC1C0C" w14:textId="77777777" w:rsidR="003655CF" w:rsidRDefault="00000000">
            <w:pPr>
              <w:spacing w:line="228" w:lineRule="auto"/>
              <w:ind w:left="-108" w:right="-108"/>
              <w:jc w:val="center"/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ГОСТ 6032-2017</w:t>
            </w:r>
          </w:p>
        </w:tc>
      </w:tr>
      <w:tr w:rsidR="003655CF" w14:paraId="2BD31265" w14:textId="77777777" w:rsidTr="00F05684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D3577A" w14:textId="77777777" w:rsidR="003655CF" w:rsidRDefault="003655CF">
            <w:pPr>
              <w:spacing w:line="228" w:lineRule="auto"/>
              <w:jc w:val="center"/>
              <w:rPr>
                <w:rFonts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CFC998" w14:textId="77777777" w:rsidR="003655CF" w:rsidRDefault="00000000">
            <w:pPr>
              <w:spacing w:line="228" w:lineRule="auto"/>
              <w:jc w:val="center"/>
              <w:rPr>
                <w:rFonts w:ascii="Times New Roman" w:eastAsia="Calibri" w:hAnsi="Times New Roman"/>
                <w:bCs/>
                <w:sz w:val="20"/>
                <w:lang w:val="en-US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087-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FLL-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06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75CA19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D700EB" w14:textId="77777777" w:rsidR="003655CF" w:rsidRDefault="00000000">
            <w:pPr>
              <w:spacing w:line="228" w:lineRule="auto"/>
              <w:ind w:left="-108" w:right="-108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12460-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PID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>-00003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4AF70F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F4E36D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</w:rPr>
            </w:pPr>
            <w:r w:rsidRPr="00AC44B9">
              <w:rPr>
                <w:rFonts w:ascii="Times New Roman" w:hAnsi="Times New Roman"/>
                <w:sz w:val="20"/>
                <w:lang w:val="en-US"/>
              </w:rPr>
              <w:t>0</w:t>
            </w:r>
            <w:r w:rsidRPr="00AC44B9">
              <w:rPr>
                <w:rFonts w:ascii="Times New Roman" w:hAnsi="Times New Roman"/>
                <w:sz w:val="20"/>
              </w:rPr>
              <w:t>,517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C5926E" w14:textId="77777777" w:rsidR="003655CF" w:rsidRDefault="00000000">
            <w:pPr>
              <w:spacing w:line="228" w:lineRule="auto"/>
              <w:ind w:left="-108" w:right="-108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Технический (технологический) воздух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Plant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8F6AE5" w14:textId="77777777" w:rsidR="003655CF" w:rsidRDefault="00000000">
            <w:pPr>
              <w:spacing w:line="228" w:lineRule="auto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47A14" w14:textId="77777777" w:rsidR="003655CF" w:rsidRDefault="00000000">
            <w:pPr>
              <w:spacing w:line="228" w:lineRule="auto"/>
              <w:jc w:val="center"/>
              <w:rPr>
                <w:rFonts w:ascii="Times New Roman" w:eastAsia="Calibri" w:hAnsi="Times New Roman"/>
                <w:bCs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0,1</w:t>
            </w:r>
          </w:p>
        </w:tc>
        <w:tc>
          <w:tcPr>
            <w:tcW w:w="1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CC3584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Горючие газы /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Combutible</w:t>
            </w:r>
            <w:r w:rsidRPr="00AC44B9">
              <w:rPr>
                <w:rFonts w:ascii="Times New Roman" w:eastAsia="Calibri" w:hAnsi="Times New Roman"/>
                <w:bCs/>
                <w:sz w:val="20"/>
              </w:rPr>
              <w:t xml:space="preserve"> 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gases</w:t>
            </w: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2E0A80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55D2F4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eastAsia="Calibri" w:hAnsi="Times New Roman"/>
                <w:bCs/>
                <w:sz w:val="20"/>
              </w:rPr>
              <w:t>Ба-</w:t>
            </w:r>
            <w:r w:rsidRPr="00AC44B9">
              <w:rPr>
                <w:rFonts w:ascii="Times New Roman" w:eastAsia="Calibri" w:hAnsi="Times New Roman"/>
                <w:bCs/>
                <w:sz w:val="20"/>
                <w:lang w:val="en-US"/>
              </w:rPr>
              <w:t>II</w:t>
            </w:r>
          </w:p>
        </w:tc>
        <w:tc>
          <w:tcPr>
            <w:tcW w:w="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8A9743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D996CC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7ABF16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ins w:id="589" w:author="SamartsevaSV" w:date="2024-06-20T10:55:00Z">
              <w:r w:rsidRPr="0080397F">
                <w:rPr>
                  <w:rFonts w:ascii="Times New Roman" w:hAnsi="Times New Roman"/>
                  <w:sz w:val="20"/>
                  <w:highlight w:val="yellow"/>
                </w:rPr>
                <w:t>10</w:t>
              </w:r>
            </w:ins>
            <w:del w:id="590" w:author="SamartsevaSV" w:date="2024-06-20T10:55:00Z">
              <w:r w:rsidRPr="00AC44B9">
                <w:rPr>
                  <w:rFonts w:ascii="Times New Roman" w:hAnsi="Times New Roman"/>
                  <w:sz w:val="20"/>
                  <w:lang w:val="en-US"/>
                </w:rPr>
                <w:delText>100</w:delText>
              </w:r>
            </w:del>
          </w:p>
        </w:tc>
        <w:tc>
          <w:tcPr>
            <w:tcW w:w="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01AAEC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070A5C" w14:textId="77777777" w:rsidR="003655CF" w:rsidRDefault="00000000">
            <w:pPr>
              <w:spacing w:line="228" w:lineRule="auto"/>
              <w:jc w:val="center"/>
            </w:pPr>
            <w:r w:rsidRPr="00AC44B9">
              <w:rPr>
                <w:rFonts w:ascii="Times New Roman" w:hAnsi="Times New Roman"/>
                <w:sz w:val="20"/>
              </w:rPr>
              <w:t xml:space="preserve">Критическая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Critical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25312E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 xml:space="preserve">Продувка / </w:t>
            </w:r>
            <w:r w:rsidRPr="00AC44B9">
              <w:rPr>
                <w:rFonts w:ascii="Times New Roman" w:hAnsi="Times New Roman"/>
                <w:sz w:val="20"/>
                <w:lang w:val="en-US"/>
              </w:rPr>
              <w:t>Purging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DC8FAC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</w:rPr>
            </w:pPr>
            <w:r w:rsidRPr="00AC44B9">
              <w:rPr>
                <w:rFonts w:ascii="Times New Roman" w:hAnsi="Times New Roman"/>
                <w:sz w:val="20"/>
              </w:rPr>
              <w:t>1,0</w:t>
            </w:r>
          </w:p>
          <w:p w14:paraId="4F808AC8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AC44B9">
              <w:rPr>
                <w:rFonts w:ascii="Times New Roman" w:hAnsi="Times New Roman"/>
                <w:sz w:val="20"/>
              </w:rPr>
              <w:t>1,5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58F792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Подлежит </w:t>
            </w:r>
          </w:p>
          <w:p w14:paraId="1D1E5882" w14:textId="77777777" w:rsidR="003655CF" w:rsidRDefault="00000000">
            <w:pPr>
              <w:spacing w:line="228" w:lineRule="auto"/>
              <w:jc w:val="center"/>
              <w:rPr>
                <w:rFonts w:ascii="Times New Roman" w:hAnsi="Times New Roman"/>
                <w:sz w:val="18"/>
                <w:szCs w:val="22"/>
                <w:lang w:eastAsia="en-US"/>
              </w:rPr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 xml:space="preserve">испытанию на МКК по методу АМУ по </w:t>
            </w:r>
          </w:p>
          <w:p w14:paraId="30363D1B" w14:textId="77777777" w:rsidR="003655CF" w:rsidRDefault="00000000">
            <w:pPr>
              <w:spacing w:line="228" w:lineRule="auto"/>
              <w:ind w:left="-108" w:right="-108"/>
              <w:jc w:val="center"/>
            </w:pPr>
            <w:r w:rsidRPr="00AC44B9">
              <w:rPr>
                <w:rFonts w:ascii="Times New Roman" w:hAnsi="Times New Roman"/>
                <w:sz w:val="18"/>
                <w:szCs w:val="22"/>
                <w:lang w:eastAsia="en-US"/>
              </w:rPr>
              <w:t>ГОСТ 6032-2017</w:t>
            </w:r>
          </w:p>
        </w:tc>
      </w:tr>
    </w:tbl>
    <w:p w14:paraId="5B758182" w14:textId="77777777" w:rsidR="003655CF" w:rsidRDefault="003655CF">
      <w:pPr>
        <w:spacing w:line="228" w:lineRule="auto"/>
        <w:rPr>
          <w:rFonts w:ascii="Times New Roman" w:hAnsi="Times New Roman"/>
          <w:lang w:val="en-US"/>
        </w:rPr>
      </w:pPr>
    </w:p>
    <w:p w14:paraId="45F649BE" w14:textId="77777777" w:rsidR="003655CF" w:rsidRDefault="00000000">
      <w:pPr>
        <w:spacing w:line="228" w:lineRule="auto"/>
        <w:rPr>
          <w:rFonts w:ascii="Times New Roman" w:hAnsi="Times New Roman"/>
        </w:rPr>
      </w:pPr>
      <w:r w:rsidRPr="00AC44B9">
        <w:rPr>
          <w:rFonts w:ascii="Times New Roman" w:hAnsi="Times New Roman"/>
        </w:rPr>
        <w:t>Примечание:</w:t>
      </w:r>
    </w:p>
    <w:p w14:paraId="1477DEFC" w14:textId="77777777" w:rsidR="003655CF" w:rsidRDefault="00000000">
      <w:pPr>
        <w:spacing w:line="228" w:lineRule="auto"/>
        <w:ind w:left="720"/>
        <w:rPr>
          <w:rFonts w:ascii="Times New Roman" w:hAnsi="Times New Roman"/>
          <w:szCs w:val="24"/>
        </w:rPr>
      </w:pPr>
      <w:r w:rsidRPr="00AC44B9">
        <w:rPr>
          <w:rFonts w:ascii="Times New Roman" w:hAnsi="Times New Roman"/>
        </w:rPr>
        <w:t xml:space="preserve">* - выборочно, но не менее двух соединений, выполненных одним сварщиком одной партией сварочных материалов (согласно </w:t>
      </w:r>
      <w:r w:rsidRPr="00AC44B9">
        <w:rPr>
          <w:rFonts w:ascii="Times New Roman" w:hAnsi="Times New Roman"/>
          <w:szCs w:val="24"/>
        </w:rPr>
        <w:t>ГОСТ 32569-2013).</w:t>
      </w:r>
    </w:p>
    <w:p w14:paraId="55B21EAC" w14:textId="77777777" w:rsidR="003655CF" w:rsidRDefault="00000000">
      <w:pPr>
        <w:spacing w:line="228" w:lineRule="auto"/>
        <w:ind w:left="720"/>
        <w:rPr>
          <w:rFonts w:ascii="Times New Roman" w:hAnsi="Times New Roman"/>
          <w:szCs w:val="24"/>
          <w:lang w:val="en-US"/>
        </w:rPr>
      </w:pPr>
      <w:r w:rsidRPr="00AC44B9">
        <w:rPr>
          <w:rFonts w:ascii="Times New Roman" w:hAnsi="Times New Roman"/>
          <w:szCs w:val="24"/>
          <w:lang w:val="en-US"/>
        </w:rPr>
        <w:t xml:space="preserve">FV – </w:t>
      </w:r>
      <w:r w:rsidRPr="00AC44B9">
        <w:rPr>
          <w:rFonts w:ascii="Times New Roman" w:hAnsi="Times New Roman"/>
          <w:szCs w:val="24"/>
        </w:rPr>
        <w:t>полный</w:t>
      </w:r>
      <w:r w:rsidRPr="00AC44B9">
        <w:rPr>
          <w:rFonts w:ascii="Times New Roman" w:hAnsi="Times New Roman"/>
          <w:szCs w:val="24"/>
          <w:lang w:val="en-US"/>
        </w:rPr>
        <w:t xml:space="preserve"> </w:t>
      </w:r>
      <w:r w:rsidRPr="00AC44B9">
        <w:rPr>
          <w:rFonts w:ascii="Times New Roman" w:hAnsi="Times New Roman"/>
          <w:szCs w:val="24"/>
        </w:rPr>
        <w:t>вакуум</w:t>
      </w:r>
    </w:p>
    <w:p w14:paraId="2D4F7E02" w14:textId="77777777" w:rsidR="003655CF" w:rsidRDefault="00000000">
      <w:pPr>
        <w:spacing w:line="228" w:lineRule="auto"/>
        <w:rPr>
          <w:rFonts w:ascii="Times New Roman" w:hAnsi="Times New Roman"/>
          <w:szCs w:val="24"/>
          <w:lang w:val="en-US"/>
        </w:rPr>
      </w:pPr>
      <w:r w:rsidRPr="00AC44B9">
        <w:rPr>
          <w:rFonts w:ascii="Times New Roman" w:hAnsi="Times New Roman"/>
          <w:szCs w:val="24"/>
          <w:lang w:val="en-US"/>
        </w:rPr>
        <w:t>Note:</w:t>
      </w:r>
    </w:p>
    <w:p w14:paraId="5DA1DE2E" w14:textId="77777777" w:rsidR="003655CF" w:rsidRDefault="00000000">
      <w:pPr>
        <w:spacing w:line="228" w:lineRule="auto"/>
        <w:ind w:left="709"/>
        <w:rPr>
          <w:rFonts w:ascii="Times New Roman" w:hAnsi="Times New Roman"/>
          <w:szCs w:val="24"/>
          <w:lang w:val="en-US"/>
        </w:rPr>
      </w:pPr>
      <w:r w:rsidRPr="00AC44B9">
        <w:rPr>
          <w:rFonts w:ascii="Times New Roman" w:hAnsi="Times New Roman"/>
          <w:szCs w:val="24"/>
          <w:lang w:val="en-US"/>
        </w:rPr>
        <w:t>* - selectively, but not less than two joints made by one welder in one batch of welding consumables (according to GOST 32569-2013).</w:t>
      </w:r>
    </w:p>
    <w:p w14:paraId="25D5612E" w14:textId="77777777" w:rsidR="003655CF" w:rsidRDefault="00000000">
      <w:pPr>
        <w:spacing w:line="228" w:lineRule="auto"/>
        <w:ind w:left="709"/>
        <w:rPr>
          <w:rFonts w:ascii="Times New Roman" w:hAnsi="Times New Roman"/>
          <w:szCs w:val="24"/>
          <w:lang w:val="en-US"/>
        </w:rPr>
      </w:pPr>
      <w:r w:rsidRPr="00AC44B9">
        <w:rPr>
          <w:rFonts w:ascii="Times New Roman" w:hAnsi="Times New Roman"/>
          <w:szCs w:val="24"/>
          <w:lang w:val="en-US"/>
        </w:rPr>
        <w:t>FV – full vacuum</w:t>
      </w:r>
    </w:p>
    <w:sectPr w:rsidR="003655CF" w:rsidSect="00557309">
      <w:headerReference w:type="default" r:id="rId18"/>
      <w:footerReference w:type="default" r:id="rId19"/>
      <w:headerReference w:type="first" r:id="rId20"/>
      <w:footerReference w:type="first" r:id="rId21"/>
      <w:pgSz w:w="23814" w:h="16839" w:orient="landscape" w:code="8"/>
      <w:pgMar w:top="414" w:right="369" w:bottom="397" w:left="1162" w:header="0" w:footer="227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61FDA" w14:textId="77777777" w:rsidR="00216850" w:rsidRDefault="00216850">
      <w:r>
        <w:separator/>
      </w:r>
    </w:p>
  </w:endnote>
  <w:endnote w:type="continuationSeparator" w:id="0">
    <w:p w14:paraId="03DBE4B9" w14:textId="77777777" w:rsidR="00216850" w:rsidRDefault="00216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roxy 9">
    <w:panose1 w:val="00000400000000000000"/>
    <w:charset w:val="CC"/>
    <w:family w:val="auto"/>
    <w:pitch w:val="variable"/>
    <w:sig w:usb0="A0002AA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Sans Serif">
    <w:altName w:val="Microsoft Sans Serif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6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right w:w="0" w:type="dxa"/>
      </w:tblCellMar>
      <w:tblLook w:val="0000" w:firstRow="0" w:lastRow="0" w:firstColumn="0" w:lastColumn="0" w:noHBand="0" w:noVBand="0"/>
    </w:tblPr>
    <w:tblGrid>
      <w:gridCol w:w="284"/>
      <w:gridCol w:w="397"/>
      <w:gridCol w:w="11907"/>
      <w:gridCol w:w="570"/>
      <w:gridCol w:w="567"/>
      <w:gridCol w:w="567"/>
      <w:gridCol w:w="567"/>
      <w:gridCol w:w="851"/>
      <w:gridCol w:w="595"/>
      <w:gridCol w:w="6067"/>
      <w:gridCol w:w="567"/>
    </w:tblGrid>
    <w:tr w:rsidR="003655CF" w14:paraId="2FBC9BA7" w14:textId="77777777" w:rsidTr="00E93B9E">
      <w:trPr>
        <w:cantSplit/>
        <w:trHeight w:hRule="exact" w:val="284"/>
      </w:trPr>
      <w:tc>
        <w:tcPr>
          <w:tcW w:w="284" w:type="dxa"/>
          <w:tcBorders>
            <w:top w:val="nil"/>
            <w:left w:val="nil"/>
            <w:bottom w:val="nil"/>
            <w:right w:val="nil"/>
          </w:tcBorders>
        </w:tcPr>
        <w:p w14:paraId="3431F264" w14:textId="77777777" w:rsidR="003655CF" w:rsidRDefault="003655CF">
          <w:pPr>
            <w:rPr>
              <w:szCs w:val="24"/>
            </w:rPr>
          </w:pPr>
        </w:p>
      </w:tc>
      <w:tc>
        <w:tcPr>
          <w:tcW w:w="397" w:type="dxa"/>
          <w:tcBorders>
            <w:top w:val="nil"/>
            <w:left w:val="nil"/>
            <w:bottom w:val="nil"/>
            <w:right w:val="nil"/>
          </w:tcBorders>
        </w:tcPr>
        <w:p w14:paraId="7B2CB779" w14:textId="77777777" w:rsidR="003655CF" w:rsidRDefault="003655CF">
          <w:pPr>
            <w:rPr>
              <w:szCs w:val="24"/>
            </w:rPr>
          </w:pPr>
        </w:p>
      </w:tc>
      <w:tc>
        <w:tcPr>
          <w:tcW w:w="11907" w:type="dxa"/>
          <w:tcBorders>
            <w:top w:val="nil"/>
            <w:left w:val="nil"/>
            <w:bottom w:val="nil"/>
            <w:right w:val="nil"/>
          </w:tcBorders>
        </w:tcPr>
        <w:p w14:paraId="7D87924B" w14:textId="77777777" w:rsidR="003655CF" w:rsidRDefault="003655CF">
          <w:pPr>
            <w:rPr>
              <w:szCs w:val="24"/>
            </w:rPr>
          </w:pPr>
        </w:p>
      </w:tc>
      <w:tc>
        <w:tcPr>
          <w:tcW w:w="570" w:type="dxa"/>
          <w:tcBorders>
            <w:top w:val="nil"/>
            <w:left w:val="nil"/>
            <w:bottom w:val="nil"/>
            <w:right w:val="nil"/>
          </w:tcBorders>
        </w:tcPr>
        <w:p w14:paraId="55043278" w14:textId="77777777" w:rsidR="003655CF" w:rsidRDefault="003655CF">
          <w:pPr>
            <w:rPr>
              <w:szCs w:val="24"/>
            </w:rPr>
          </w:pPr>
        </w:p>
      </w:tc>
      <w:tc>
        <w:tcPr>
          <w:tcW w:w="9781" w:type="dxa"/>
          <w:gridSpan w:val="7"/>
          <w:tcBorders>
            <w:top w:val="nil"/>
            <w:left w:val="nil"/>
            <w:bottom w:val="nil"/>
            <w:right w:val="nil"/>
          </w:tcBorders>
        </w:tcPr>
        <w:p w14:paraId="1D10FCBD" w14:textId="77777777" w:rsidR="003655CF" w:rsidRDefault="003655CF">
          <w:pPr>
            <w:rPr>
              <w:szCs w:val="24"/>
            </w:rPr>
          </w:pPr>
        </w:p>
      </w:tc>
    </w:tr>
    <w:tr w:rsidR="003655CF" w14:paraId="59BA7B2B" w14:textId="77777777" w:rsidTr="00E93B9E">
      <w:trPr>
        <w:cantSplit/>
        <w:trHeight w:hRule="exact" w:val="567"/>
      </w:trPr>
      <w:tc>
        <w:tcPr>
          <w:tcW w:w="284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textDirection w:val="btLr"/>
          <w:vAlign w:val="center"/>
        </w:tcPr>
        <w:p w14:paraId="71AC29F6" w14:textId="77777777" w:rsidR="003655CF" w:rsidRDefault="00000000">
          <w:pPr>
            <w:ind w:left="113" w:right="113"/>
            <w:jc w:val="center"/>
            <w:rPr>
              <w:sz w:val="16"/>
              <w:szCs w:val="16"/>
            </w:rPr>
          </w:pPr>
          <w:r>
            <w:rPr>
              <w:sz w:val="16"/>
            </w:rPr>
            <w:t>Инв. № подл.</w:t>
          </w:r>
        </w:p>
      </w:tc>
      <w:tc>
        <w:tcPr>
          <w:tcW w:w="397" w:type="dxa"/>
          <w:vMerge w:val="restart"/>
          <w:tcBorders>
            <w:top w:val="nil"/>
            <w:left w:val="single" w:sz="12" w:space="0" w:color="auto"/>
            <w:right w:val="nil"/>
          </w:tcBorders>
          <w:textDirection w:val="btLr"/>
          <w:vAlign w:val="center"/>
        </w:tcPr>
        <w:p w14:paraId="74D2A977" w14:textId="77777777" w:rsidR="003655CF" w:rsidRDefault="003655CF">
          <w:pPr>
            <w:ind w:left="113" w:right="113"/>
            <w:jc w:val="center"/>
            <w:rPr>
              <w:szCs w:val="24"/>
            </w:rPr>
          </w:pPr>
        </w:p>
      </w:tc>
      <w:tc>
        <w:tcPr>
          <w:tcW w:w="11907" w:type="dxa"/>
          <w:tcBorders>
            <w:top w:val="nil"/>
            <w:left w:val="nil"/>
            <w:bottom w:val="nil"/>
            <w:right w:val="nil"/>
          </w:tcBorders>
        </w:tcPr>
        <w:p w14:paraId="50BC3809" w14:textId="77777777" w:rsidR="003655CF" w:rsidRDefault="003655CF">
          <w:pPr>
            <w:rPr>
              <w:szCs w:val="24"/>
            </w:rPr>
          </w:pPr>
        </w:p>
      </w:tc>
      <w:tc>
        <w:tcPr>
          <w:tcW w:w="57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FBE8A35" w14:textId="77777777" w:rsidR="003655CF" w:rsidRDefault="003655CF">
          <w:pPr>
            <w:rPr>
              <w:szCs w:val="24"/>
            </w:rPr>
          </w:pPr>
        </w:p>
      </w:tc>
      <w:tc>
        <w:tcPr>
          <w:tcW w:w="9781" w:type="dxa"/>
          <w:gridSpan w:val="7"/>
          <w:tcBorders>
            <w:top w:val="nil"/>
            <w:left w:val="nil"/>
            <w:bottom w:val="single" w:sz="4" w:space="0" w:color="auto"/>
            <w:right w:val="nil"/>
          </w:tcBorders>
        </w:tcPr>
        <w:p w14:paraId="2BC90466" w14:textId="77777777" w:rsidR="003655CF" w:rsidRDefault="003655CF">
          <w:pPr>
            <w:rPr>
              <w:szCs w:val="24"/>
            </w:rPr>
          </w:pPr>
        </w:p>
      </w:tc>
    </w:tr>
    <w:tr w:rsidR="003655CF" w14:paraId="52B34FD6" w14:textId="77777777" w:rsidTr="00FB7AE6">
      <w:trPr>
        <w:cantSplit/>
        <w:trHeight w:hRule="exact" w:val="300"/>
      </w:trPr>
      <w:tc>
        <w:tcPr>
          <w:tcW w:w="284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621410B6" w14:textId="77777777" w:rsidR="003655CF" w:rsidRDefault="003655CF">
          <w:pPr>
            <w:rPr>
              <w:szCs w:val="24"/>
            </w:rPr>
          </w:pPr>
        </w:p>
      </w:tc>
      <w:tc>
        <w:tcPr>
          <w:tcW w:w="397" w:type="dxa"/>
          <w:vMerge/>
          <w:tcBorders>
            <w:left w:val="single" w:sz="12" w:space="0" w:color="auto"/>
            <w:right w:val="nil"/>
          </w:tcBorders>
        </w:tcPr>
        <w:p w14:paraId="36D20C21" w14:textId="77777777" w:rsidR="003655CF" w:rsidRDefault="003655CF">
          <w:pPr>
            <w:rPr>
              <w:szCs w:val="24"/>
            </w:rPr>
          </w:pPr>
        </w:p>
      </w:tc>
      <w:tc>
        <w:tcPr>
          <w:tcW w:w="11907" w:type="dxa"/>
          <w:vMerge w:val="restart"/>
          <w:tcBorders>
            <w:top w:val="nil"/>
            <w:left w:val="nil"/>
          </w:tcBorders>
        </w:tcPr>
        <w:p w14:paraId="33282B0D" w14:textId="77777777" w:rsidR="003655CF" w:rsidRDefault="003655CF">
          <w:pPr>
            <w:tabs>
              <w:tab w:val="left" w:pos="2324"/>
            </w:tabs>
            <w:rPr>
              <w:szCs w:val="24"/>
              <w:lang w:val="en-US"/>
            </w:rPr>
          </w:pPr>
        </w:p>
      </w:tc>
      <w:tc>
        <w:tcPr>
          <w:tcW w:w="570" w:type="dxa"/>
          <w:tcBorders>
            <w:left w:val="nil"/>
            <w:bottom w:val="single" w:sz="4" w:space="0" w:color="auto"/>
          </w:tcBorders>
        </w:tcPr>
        <w:p w14:paraId="27085C21" w14:textId="77777777" w:rsidR="003655CF" w:rsidRDefault="003655CF">
          <w:pPr>
            <w:ind w:left="-57" w:right="-57"/>
            <w:jc w:val="center"/>
            <w:rPr>
              <w:sz w:val="20"/>
            </w:rPr>
          </w:pPr>
        </w:p>
      </w:tc>
      <w:tc>
        <w:tcPr>
          <w:tcW w:w="567" w:type="dxa"/>
          <w:tcBorders>
            <w:bottom w:val="single" w:sz="4" w:space="0" w:color="auto"/>
          </w:tcBorders>
        </w:tcPr>
        <w:p w14:paraId="06C31FA1" w14:textId="77777777" w:rsidR="003655CF" w:rsidRDefault="003655CF">
          <w:pPr>
            <w:ind w:left="-57" w:right="-57"/>
            <w:jc w:val="center"/>
            <w:rPr>
              <w:sz w:val="20"/>
            </w:rPr>
          </w:pPr>
        </w:p>
      </w:tc>
      <w:tc>
        <w:tcPr>
          <w:tcW w:w="567" w:type="dxa"/>
          <w:tcBorders>
            <w:bottom w:val="single" w:sz="4" w:space="0" w:color="auto"/>
          </w:tcBorders>
        </w:tcPr>
        <w:p w14:paraId="06A11B77" w14:textId="77777777" w:rsidR="003655CF" w:rsidRDefault="003655CF">
          <w:pPr>
            <w:ind w:left="-57" w:right="-57"/>
            <w:jc w:val="center"/>
            <w:rPr>
              <w:sz w:val="20"/>
            </w:rPr>
          </w:pPr>
        </w:p>
      </w:tc>
      <w:tc>
        <w:tcPr>
          <w:tcW w:w="567" w:type="dxa"/>
          <w:tcBorders>
            <w:bottom w:val="single" w:sz="4" w:space="0" w:color="auto"/>
          </w:tcBorders>
        </w:tcPr>
        <w:p w14:paraId="6DA74BA4" w14:textId="77777777" w:rsidR="003655CF" w:rsidRDefault="003655CF">
          <w:pPr>
            <w:ind w:left="-57" w:right="-57"/>
            <w:jc w:val="center"/>
            <w:rPr>
              <w:sz w:val="20"/>
            </w:rPr>
          </w:pPr>
        </w:p>
      </w:tc>
      <w:tc>
        <w:tcPr>
          <w:tcW w:w="851" w:type="dxa"/>
          <w:tcBorders>
            <w:bottom w:val="single" w:sz="4" w:space="0" w:color="auto"/>
          </w:tcBorders>
        </w:tcPr>
        <w:p w14:paraId="460DC13F" w14:textId="77777777" w:rsidR="003655CF" w:rsidRDefault="003655CF">
          <w:pPr>
            <w:ind w:left="-57" w:right="-57"/>
            <w:jc w:val="center"/>
            <w:rPr>
              <w:sz w:val="20"/>
            </w:rPr>
          </w:pPr>
        </w:p>
      </w:tc>
      <w:tc>
        <w:tcPr>
          <w:tcW w:w="595" w:type="dxa"/>
          <w:tcBorders>
            <w:bottom w:val="single" w:sz="4" w:space="0" w:color="auto"/>
          </w:tcBorders>
        </w:tcPr>
        <w:p w14:paraId="18BB72AB" w14:textId="77777777" w:rsidR="003655CF" w:rsidRDefault="003655CF">
          <w:pPr>
            <w:ind w:left="-57" w:right="-57"/>
            <w:jc w:val="center"/>
            <w:rPr>
              <w:sz w:val="20"/>
            </w:rPr>
          </w:pPr>
        </w:p>
      </w:tc>
      <w:tc>
        <w:tcPr>
          <w:tcW w:w="6067" w:type="dxa"/>
          <w:tcBorders>
            <w:bottom w:val="nil"/>
          </w:tcBorders>
        </w:tcPr>
        <w:p w14:paraId="6A2AC95C" w14:textId="77777777" w:rsidR="003655CF" w:rsidRDefault="003655CF">
          <w:pPr>
            <w:jc w:val="center"/>
            <w:rPr>
              <w:b/>
            </w:rPr>
          </w:pPr>
        </w:p>
      </w:tc>
      <w:tc>
        <w:tcPr>
          <w:tcW w:w="567" w:type="dxa"/>
          <w:tcBorders>
            <w:bottom w:val="single" w:sz="12" w:space="0" w:color="auto"/>
            <w:right w:val="nil"/>
          </w:tcBorders>
          <w:vAlign w:val="center"/>
        </w:tcPr>
        <w:p w14:paraId="067BB3F4" w14:textId="77777777" w:rsidR="003655CF" w:rsidRDefault="00000000">
          <w:pPr>
            <w:jc w:val="center"/>
            <w:rPr>
              <w:sz w:val="16"/>
            </w:rPr>
          </w:pPr>
          <w:r>
            <w:rPr>
              <w:sz w:val="16"/>
            </w:rPr>
            <w:t>Лист</w:t>
          </w:r>
        </w:p>
      </w:tc>
    </w:tr>
    <w:tr w:rsidR="003655CF" w14:paraId="52E0E337" w14:textId="77777777" w:rsidTr="00572F75">
      <w:trPr>
        <w:cantSplit/>
        <w:trHeight w:hRule="exact" w:val="300"/>
      </w:trPr>
      <w:tc>
        <w:tcPr>
          <w:tcW w:w="284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440AA76C" w14:textId="77777777" w:rsidR="003655CF" w:rsidRDefault="003655CF">
          <w:pPr>
            <w:jc w:val="center"/>
            <w:rPr>
              <w:sz w:val="20"/>
            </w:rPr>
          </w:pPr>
        </w:p>
      </w:tc>
      <w:tc>
        <w:tcPr>
          <w:tcW w:w="397" w:type="dxa"/>
          <w:vMerge/>
          <w:tcBorders>
            <w:left w:val="single" w:sz="12" w:space="0" w:color="auto"/>
            <w:right w:val="nil"/>
          </w:tcBorders>
        </w:tcPr>
        <w:p w14:paraId="67C5BC8A" w14:textId="77777777" w:rsidR="003655CF" w:rsidRDefault="003655CF">
          <w:pPr>
            <w:jc w:val="center"/>
            <w:rPr>
              <w:sz w:val="20"/>
            </w:rPr>
          </w:pPr>
        </w:p>
      </w:tc>
      <w:tc>
        <w:tcPr>
          <w:tcW w:w="11907" w:type="dxa"/>
          <w:vMerge/>
          <w:tcBorders>
            <w:left w:val="nil"/>
          </w:tcBorders>
        </w:tcPr>
        <w:p w14:paraId="27DEDFF6" w14:textId="77777777" w:rsidR="003655CF" w:rsidRDefault="003655CF">
          <w:pPr>
            <w:jc w:val="center"/>
            <w:rPr>
              <w:sz w:val="20"/>
            </w:rPr>
          </w:pPr>
        </w:p>
      </w:tc>
      <w:tc>
        <w:tcPr>
          <w:tcW w:w="570" w:type="dxa"/>
          <w:tcBorders>
            <w:top w:val="single" w:sz="4" w:space="0" w:color="auto"/>
            <w:left w:val="nil"/>
          </w:tcBorders>
        </w:tcPr>
        <w:p w14:paraId="2C42B470" w14:textId="77777777" w:rsidR="003655CF" w:rsidRDefault="003655CF">
          <w:pPr>
            <w:ind w:left="-57" w:right="-57"/>
            <w:jc w:val="center"/>
            <w:rPr>
              <w:sz w:val="20"/>
            </w:rPr>
          </w:pPr>
        </w:p>
      </w:tc>
      <w:tc>
        <w:tcPr>
          <w:tcW w:w="567" w:type="dxa"/>
          <w:tcBorders>
            <w:top w:val="single" w:sz="4" w:space="0" w:color="auto"/>
          </w:tcBorders>
        </w:tcPr>
        <w:p w14:paraId="1610FEE3" w14:textId="77777777" w:rsidR="003655CF" w:rsidRDefault="003655CF">
          <w:pPr>
            <w:ind w:left="-57" w:right="-57"/>
            <w:jc w:val="center"/>
            <w:rPr>
              <w:sz w:val="20"/>
            </w:rPr>
          </w:pPr>
        </w:p>
      </w:tc>
      <w:tc>
        <w:tcPr>
          <w:tcW w:w="567" w:type="dxa"/>
          <w:tcBorders>
            <w:top w:val="single" w:sz="4" w:space="0" w:color="auto"/>
          </w:tcBorders>
        </w:tcPr>
        <w:p w14:paraId="250F07E8" w14:textId="77777777" w:rsidR="003655CF" w:rsidRDefault="003655CF">
          <w:pPr>
            <w:ind w:left="-57" w:right="-57"/>
            <w:jc w:val="center"/>
            <w:rPr>
              <w:sz w:val="20"/>
            </w:rPr>
          </w:pPr>
        </w:p>
      </w:tc>
      <w:tc>
        <w:tcPr>
          <w:tcW w:w="567" w:type="dxa"/>
          <w:tcBorders>
            <w:top w:val="single" w:sz="4" w:space="0" w:color="auto"/>
          </w:tcBorders>
        </w:tcPr>
        <w:p w14:paraId="4CAF2706" w14:textId="77777777" w:rsidR="003655CF" w:rsidRDefault="003655CF">
          <w:pPr>
            <w:ind w:left="-57" w:right="-57"/>
            <w:jc w:val="center"/>
            <w:rPr>
              <w:sz w:val="20"/>
            </w:rPr>
          </w:pPr>
        </w:p>
      </w:tc>
      <w:tc>
        <w:tcPr>
          <w:tcW w:w="851" w:type="dxa"/>
          <w:tcBorders>
            <w:top w:val="single" w:sz="4" w:space="0" w:color="auto"/>
          </w:tcBorders>
        </w:tcPr>
        <w:p w14:paraId="7678DF8D" w14:textId="77777777" w:rsidR="003655CF" w:rsidRDefault="003655CF">
          <w:pPr>
            <w:ind w:left="-57" w:right="-57"/>
            <w:jc w:val="center"/>
            <w:rPr>
              <w:sz w:val="20"/>
            </w:rPr>
          </w:pPr>
        </w:p>
      </w:tc>
      <w:tc>
        <w:tcPr>
          <w:tcW w:w="595" w:type="dxa"/>
          <w:tcBorders>
            <w:top w:val="single" w:sz="4" w:space="0" w:color="auto"/>
          </w:tcBorders>
        </w:tcPr>
        <w:p w14:paraId="16252447" w14:textId="77777777" w:rsidR="003655CF" w:rsidRDefault="003655CF">
          <w:pPr>
            <w:ind w:left="-57" w:right="-57"/>
            <w:jc w:val="center"/>
            <w:rPr>
              <w:sz w:val="20"/>
            </w:rPr>
          </w:pPr>
        </w:p>
      </w:tc>
      <w:tc>
        <w:tcPr>
          <w:tcW w:w="6067" w:type="dxa"/>
          <w:tcBorders>
            <w:top w:val="nil"/>
            <w:bottom w:val="nil"/>
          </w:tcBorders>
        </w:tcPr>
        <w:p w14:paraId="29ED7B9B" w14:textId="77777777" w:rsidR="003655CF" w:rsidRDefault="00000000">
          <w:pPr>
            <w:jc w:val="center"/>
            <w:rPr>
              <w:b/>
              <w:lang w:val="en-US"/>
            </w:rPr>
          </w:pPr>
          <w:r w:rsidRPr="00EA6294">
            <w:rPr>
              <w:rFonts w:ascii="MS Sans Serif" w:hAnsi="MS Sans Serif" w:cs="MS Sans Serif"/>
              <w:b/>
              <w:lang w:val="en-US"/>
            </w:rPr>
            <w:t>GCC-NAG-DDD-124</w:t>
          </w:r>
          <w:r w:rsidRPr="00F62F12">
            <w:rPr>
              <w:rFonts w:ascii="MS Sans Serif" w:hAnsi="MS Sans Serif" w:cs="MS Sans Serif"/>
              <w:b/>
              <w:lang w:val="en-US"/>
            </w:rPr>
            <w:t>6</w:t>
          </w:r>
          <w:r>
            <w:rPr>
              <w:rFonts w:ascii="MS Sans Serif" w:hAnsi="MS Sans Serif" w:cs="MS Sans Serif"/>
              <w:b/>
              <w:lang w:val="en-US"/>
            </w:rPr>
            <w:t>0-00-1500-TH</w:t>
          </w:r>
          <w:r w:rsidRPr="00EA6294">
            <w:rPr>
              <w:rFonts w:ascii="MS Sans Serif" w:hAnsi="MS Sans Serif" w:cs="MS Sans Serif"/>
              <w:b/>
              <w:lang w:val="en-US"/>
            </w:rPr>
            <w:t>-</w:t>
          </w:r>
          <w:r>
            <w:rPr>
              <w:rFonts w:ascii="MS Sans Serif" w:hAnsi="MS Sans Serif" w:cs="MS Sans Serif"/>
              <w:b/>
              <w:lang w:val="en-US"/>
            </w:rPr>
            <w:t>LST</w:t>
          </w:r>
          <w:r w:rsidRPr="00EA6294">
            <w:rPr>
              <w:rFonts w:ascii="MS Sans Serif" w:hAnsi="MS Sans Serif" w:cs="MS Sans Serif"/>
              <w:b/>
              <w:lang w:val="en-US"/>
            </w:rPr>
            <w:t>-00001</w:t>
          </w:r>
        </w:p>
      </w:tc>
      <w:tc>
        <w:tcPr>
          <w:tcW w:w="567" w:type="dxa"/>
          <w:vMerge w:val="restart"/>
          <w:tcBorders>
            <w:top w:val="single" w:sz="12" w:space="0" w:color="auto"/>
            <w:right w:val="nil"/>
          </w:tcBorders>
          <w:vAlign w:val="center"/>
        </w:tcPr>
        <w:p w14:paraId="16ABAB8C" w14:textId="77777777" w:rsidR="003655CF" w:rsidRDefault="00000000">
          <w:pPr>
            <w:ind w:left="-57" w:right="-57"/>
            <w:jc w:val="center"/>
            <w:rPr>
              <w:rStyle w:val="a9"/>
            </w:rPr>
          </w:pPr>
          <w:r>
            <w:rPr>
              <w:rStyle w:val="a9"/>
            </w:rPr>
            <w:fldChar w:fldCharType="begin"/>
          </w:r>
          <w:r>
            <w:rPr>
              <w:rStyle w:val="a9"/>
            </w:rPr>
            <w:instrText xml:space="preserve"> PAGE </w:instrText>
          </w:r>
          <w:r>
            <w:rPr>
              <w:rStyle w:val="a9"/>
            </w:rPr>
            <w:fldChar w:fldCharType="separate"/>
          </w:r>
          <w:r>
            <w:rPr>
              <w:rStyle w:val="a9"/>
              <w:noProof/>
            </w:rPr>
            <w:t>24</w:t>
          </w:r>
          <w:r>
            <w:rPr>
              <w:rStyle w:val="a9"/>
            </w:rPr>
            <w:fldChar w:fldCharType="end"/>
          </w:r>
        </w:p>
      </w:tc>
    </w:tr>
    <w:tr w:rsidR="003655CF" w14:paraId="26B84857" w14:textId="77777777" w:rsidTr="00572F75">
      <w:trPr>
        <w:cantSplit/>
        <w:trHeight w:hRule="exact" w:val="300"/>
      </w:trPr>
      <w:tc>
        <w:tcPr>
          <w:tcW w:w="28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8798827" w14:textId="77777777" w:rsidR="003655CF" w:rsidRDefault="003655CF">
          <w:pPr>
            <w:jc w:val="center"/>
            <w:rPr>
              <w:sz w:val="16"/>
            </w:rPr>
          </w:pPr>
        </w:p>
      </w:tc>
      <w:tc>
        <w:tcPr>
          <w:tcW w:w="397" w:type="dxa"/>
          <w:vMerge/>
          <w:tcBorders>
            <w:left w:val="single" w:sz="12" w:space="0" w:color="auto"/>
            <w:bottom w:val="single" w:sz="12" w:space="0" w:color="auto"/>
            <w:right w:val="nil"/>
          </w:tcBorders>
        </w:tcPr>
        <w:p w14:paraId="09690B79" w14:textId="77777777" w:rsidR="003655CF" w:rsidRDefault="003655CF">
          <w:pPr>
            <w:jc w:val="center"/>
            <w:rPr>
              <w:sz w:val="16"/>
            </w:rPr>
          </w:pPr>
        </w:p>
      </w:tc>
      <w:tc>
        <w:tcPr>
          <w:tcW w:w="11907" w:type="dxa"/>
          <w:vMerge/>
          <w:tcBorders>
            <w:left w:val="nil"/>
            <w:bottom w:val="nil"/>
          </w:tcBorders>
        </w:tcPr>
        <w:p w14:paraId="1DE9E97D" w14:textId="77777777" w:rsidR="003655CF" w:rsidRDefault="003655CF">
          <w:pPr>
            <w:jc w:val="center"/>
            <w:rPr>
              <w:sz w:val="16"/>
            </w:rPr>
          </w:pPr>
        </w:p>
      </w:tc>
      <w:tc>
        <w:tcPr>
          <w:tcW w:w="570" w:type="dxa"/>
          <w:tcBorders>
            <w:left w:val="nil"/>
            <w:bottom w:val="nil"/>
          </w:tcBorders>
          <w:vAlign w:val="center"/>
        </w:tcPr>
        <w:p w14:paraId="31AF33A8" w14:textId="77777777" w:rsidR="003655CF" w:rsidRDefault="00000000">
          <w:pPr>
            <w:rPr>
              <w:sz w:val="16"/>
            </w:rPr>
          </w:pPr>
          <w:r>
            <w:rPr>
              <w:sz w:val="16"/>
            </w:rPr>
            <w:t>Изм.</w:t>
          </w:r>
        </w:p>
      </w:tc>
      <w:tc>
        <w:tcPr>
          <w:tcW w:w="567" w:type="dxa"/>
          <w:tcBorders>
            <w:bottom w:val="nil"/>
          </w:tcBorders>
          <w:vAlign w:val="center"/>
        </w:tcPr>
        <w:p w14:paraId="295D864E" w14:textId="77777777" w:rsidR="003655CF" w:rsidRDefault="00000000">
          <w:pPr>
            <w:ind w:left="-117"/>
            <w:jc w:val="center"/>
            <w:rPr>
              <w:sz w:val="16"/>
            </w:rPr>
          </w:pPr>
          <w:r>
            <w:rPr>
              <w:sz w:val="16"/>
            </w:rPr>
            <w:t>Кол.уч.</w:t>
          </w:r>
        </w:p>
      </w:tc>
      <w:tc>
        <w:tcPr>
          <w:tcW w:w="567" w:type="dxa"/>
          <w:tcBorders>
            <w:bottom w:val="nil"/>
          </w:tcBorders>
          <w:vAlign w:val="center"/>
        </w:tcPr>
        <w:p w14:paraId="03F622C0" w14:textId="77777777" w:rsidR="003655CF" w:rsidRDefault="00000000">
          <w:pPr>
            <w:rPr>
              <w:sz w:val="16"/>
            </w:rPr>
          </w:pPr>
          <w:r>
            <w:rPr>
              <w:sz w:val="16"/>
            </w:rPr>
            <w:t>Лист</w:t>
          </w:r>
        </w:p>
      </w:tc>
      <w:tc>
        <w:tcPr>
          <w:tcW w:w="567" w:type="dxa"/>
          <w:tcBorders>
            <w:bottom w:val="nil"/>
          </w:tcBorders>
          <w:vAlign w:val="center"/>
        </w:tcPr>
        <w:p w14:paraId="149FCD02" w14:textId="77777777" w:rsidR="003655CF" w:rsidRDefault="00000000">
          <w:pPr>
            <w:ind w:left="-57" w:right="-57"/>
            <w:rPr>
              <w:sz w:val="16"/>
            </w:rPr>
          </w:pPr>
          <w:r>
            <w:rPr>
              <w:sz w:val="16"/>
            </w:rPr>
            <w:t>№док.</w:t>
          </w:r>
        </w:p>
      </w:tc>
      <w:tc>
        <w:tcPr>
          <w:tcW w:w="851" w:type="dxa"/>
          <w:tcBorders>
            <w:bottom w:val="nil"/>
          </w:tcBorders>
          <w:vAlign w:val="center"/>
        </w:tcPr>
        <w:p w14:paraId="5188947A" w14:textId="77777777" w:rsidR="003655CF" w:rsidRDefault="00000000">
          <w:pPr>
            <w:jc w:val="center"/>
            <w:rPr>
              <w:sz w:val="16"/>
            </w:rPr>
          </w:pPr>
          <w:r>
            <w:rPr>
              <w:sz w:val="16"/>
            </w:rPr>
            <w:t>Подп.</w:t>
          </w:r>
        </w:p>
      </w:tc>
      <w:tc>
        <w:tcPr>
          <w:tcW w:w="595" w:type="dxa"/>
          <w:tcBorders>
            <w:bottom w:val="nil"/>
          </w:tcBorders>
          <w:vAlign w:val="center"/>
        </w:tcPr>
        <w:p w14:paraId="7FB4E27C" w14:textId="77777777" w:rsidR="003655CF" w:rsidRDefault="00000000">
          <w:pPr>
            <w:rPr>
              <w:sz w:val="16"/>
            </w:rPr>
          </w:pPr>
          <w:r>
            <w:rPr>
              <w:sz w:val="16"/>
            </w:rPr>
            <w:t>Дата</w:t>
          </w:r>
        </w:p>
      </w:tc>
      <w:tc>
        <w:tcPr>
          <w:tcW w:w="6067" w:type="dxa"/>
          <w:tcBorders>
            <w:top w:val="nil"/>
            <w:bottom w:val="nil"/>
          </w:tcBorders>
        </w:tcPr>
        <w:p w14:paraId="5961AAE7" w14:textId="77777777" w:rsidR="003655CF" w:rsidRDefault="003655CF">
          <w:pPr>
            <w:jc w:val="center"/>
            <w:rPr>
              <w:sz w:val="20"/>
            </w:rPr>
          </w:pPr>
        </w:p>
      </w:tc>
      <w:tc>
        <w:tcPr>
          <w:tcW w:w="567" w:type="dxa"/>
          <w:vMerge/>
          <w:tcBorders>
            <w:bottom w:val="nil"/>
            <w:right w:val="nil"/>
          </w:tcBorders>
        </w:tcPr>
        <w:p w14:paraId="12E64380" w14:textId="77777777" w:rsidR="003655CF" w:rsidRDefault="003655CF">
          <w:pPr>
            <w:pStyle w:val="a7"/>
            <w:jc w:val="center"/>
          </w:pPr>
        </w:p>
      </w:tc>
    </w:tr>
  </w:tbl>
  <w:p w14:paraId="06BBE5FC" w14:textId="77777777" w:rsidR="003655CF" w:rsidRDefault="003655CF">
    <w:pPr>
      <w:pStyle w:val="a7"/>
      <w:ind w:right="851"/>
      <w:rPr>
        <w:sz w:val="6"/>
      </w:rPr>
    </w:pPr>
  </w:p>
  <w:tbl>
    <w:tblPr>
      <w:tblW w:w="22981" w:type="dxa"/>
      <w:tblInd w:w="-6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616"/>
      <w:gridCol w:w="8530"/>
      <w:gridCol w:w="1835"/>
    </w:tblGrid>
    <w:tr w:rsidR="003655CF" w14:paraId="2D92C024" w14:textId="77777777" w:rsidTr="00345230">
      <w:tc>
        <w:tcPr>
          <w:tcW w:w="12616" w:type="dxa"/>
          <w:tcBorders>
            <w:top w:val="nil"/>
            <w:left w:val="nil"/>
            <w:bottom w:val="nil"/>
            <w:right w:val="nil"/>
          </w:tcBorders>
        </w:tcPr>
        <w:p w14:paraId="7172A6BF" w14:textId="77777777" w:rsidR="003655CF" w:rsidRDefault="003655CF">
          <w:pPr>
            <w:ind w:left="851"/>
            <w:rPr>
              <w:rFonts w:cs="Arial"/>
              <w:sz w:val="18"/>
              <w:szCs w:val="18"/>
            </w:rPr>
          </w:pPr>
        </w:p>
      </w:tc>
      <w:tc>
        <w:tcPr>
          <w:tcW w:w="8530" w:type="dxa"/>
          <w:tcBorders>
            <w:top w:val="nil"/>
            <w:left w:val="nil"/>
            <w:bottom w:val="nil"/>
            <w:right w:val="nil"/>
          </w:tcBorders>
        </w:tcPr>
        <w:p w14:paraId="5673E20D" w14:textId="77777777" w:rsidR="003655CF" w:rsidRDefault="00000000">
          <w:pPr>
            <w:rPr>
              <w:rFonts w:cs="Arial"/>
              <w:sz w:val="18"/>
              <w:szCs w:val="18"/>
              <w:lang w:val="en-US"/>
            </w:rPr>
          </w:pPr>
          <w:r>
            <w:rPr>
              <w:rFonts w:cs="Arial"/>
              <w:sz w:val="16"/>
              <w:szCs w:val="16"/>
              <w:lang w:val="en-US"/>
            </w:rPr>
            <w:fldChar w:fldCharType="begin"/>
          </w:r>
          <w:r w:rsidRPr="00A32236">
            <w:rPr>
              <w:rFonts w:cs="Arial"/>
              <w:sz w:val="16"/>
              <w:szCs w:val="16"/>
              <w:lang w:val="en-US"/>
            </w:rPr>
            <w:instrText xml:space="preserve"> </w:instrText>
          </w:r>
          <w:r w:rsidRPr="00F5648E">
            <w:rPr>
              <w:rFonts w:cs="Arial"/>
              <w:sz w:val="16"/>
              <w:szCs w:val="16"/>
              <w:lang w:val="en-US"/>
            </w:rPr>
            <w:instrText>FILENAME</w:instrText>
          </w:r>
          <w:r w:rsidRPr="00605466">
            <w:rPr>
              <w:rFonts w:cs="Arial"/>
              <w:sz w:val="16"/>
              <w:szCs w:val="16"/>
              <w:lang w:val="en-US"/>
            </w:rPr>
            <w:instrText xml:space="preserve">   \* </w:instrText>
          </w:r>
          <w:r w:rsidRPr="00F5648E">
            <w:rPr>
              <w:rFonts w:cs="Arial"/>
              <w:sz w:val="16"/>
              <w:szCs w:val="16"/>
              <w:lang w:val="en-US"/>
            </w:rPr>
            <w:instrText>MERGEFORMAT</w:instrText>
          </w:r>
          <w:r w:rsidRPr="00605466">
            <w:rPr>
              <w:rFonts w:cs="Arial"/>
              <w:sz w:val="16"/>
              <w:szCs w:val="16"/>
              <w:lang w:val="en-US"/>
            </w:rPr>
            <w:instrText xml:space="preserve"> </w:instrText>
          </w:r>
          <w:r>
            <w:rPr>
              <w:rFonts w:cs="Arial"/>
              <w:sz w:val="16"/>
              <w:szCs w:val="16"/>
            </w:rPr>
            <w:fldChar w:fldCharType="separate"/>
          </w:r>
          <w:ins w:id="591" w:author="Старостина Виктория Константиновна" w:date="2024-06-20T14:06:00Z">
            <w:r w:rsidRPr="00F8046C">
              <w:rPr>
                <w:b/>
                <w:noProof/>
                <w:sz w:val="16"/>
                <w:lang w:val="en-US"/>
                <w:rPrChange w:id="592" w:author="Старостина Виктория Константиновна" w:date="2024-06-20T14:06:00Z">
                  <w:rPr>
                    <w:rFonts w:cs="Arial"/>
                    <w:sz w:val="16"/>
                    <w:szCs w:val="16"/>
                    <w:lang w:val="en-US"/>
                  </w:rPr>
                </w:rPrChange>
              </w:rPr>
              <w:t>GCC-NAG-DDD-12460-00-1500-TН-LSТ-00001-04</w:t>
            </w:r>
            <w:r>
              <w:rPr>
                <w:rFonts w:cs="Arial"/>
                <w:noProof/>
                <w:sz w:val="16"/>
                <w:szCs w:val="16"/>
                <w:lang w:val="en-US"/>
              </w:rPr>
              <w:t>.doc</w:t>
            </w:r>
          </w:ins>
          <w:del w:id="593" w:author="Старостина Виктория Константиновна" w:date="2024-06-20T13:49:00Z">
            <w:r w:rsidRPr="00AC44B9">
              <w:rPr>
                <w:b/>
                <w:noProof/>
                <w:sz w:val="16"/>
                <w:lang w:val="en-US"/>
              </w:rPr>
              <w:delText>GCC-NAG-D</w:delText>
            </w:r>
            <w:r>
              <w:rPr>
                <w:b/>
                <w:noProof/>
                <w:sz w:val="16"/>
                <w:lang w:val="en-US"/>
              </w:rPr>
              <w:delText>DD-12460-00-1500-TН-LSТ-00001-0</w:delText>
            </w:r>
            <w:r w:rsidRPr="00AC44B9">
              <w:rPr>
                <w:b/>
                <w:noProof/>
                <w:sz w:val="16"/>
                <w:lang w:val="en-US"/>
              </w:rPr>
              <w:delText>4</w:delText>
            </w:r>
            <w:r>
              <w:rPr>
                <w:rFonts w:cs="Arial"/>
                <w:noProof/>
                <w:sz w:val="16"/>
                <w:szCs w:val="16"/>
                <w:lang w:val="en-US"/>
              </w:rPr>
              <w:delText>.doc</w:delText>
            </w:r>
          </w:del>
          <w:r>
            <w:rPr>
              <w:rFonts w:cs="Arial"/>
              <w:sz w:val="16"/>
              <w:szCs w:val="16"/>
            </w:rPr>
            <w:fldChar w:fldCharType="end"/>
          </w:r>
        </w:p>
      </w:tc>
      <w:tc>
        <w:tcPr>
          <w:tcW w:w="1835" w:type="dxa"/>
          <w:tcBorders>
            <w:top w:val="nil"/>
            <w:left w:val="nil"/>
            <w:bottom w:val="nil"/>
            <w:right w:val="nil"/>
          </w:tcBorders>
        </w:tcPr>
        <w:p w14:paraId="36B3DF85" w14:textId="77777777" w:rsidR="003655CF" w:rsidRDefault="00000000">
          <w:pPr>
            <w:jc w:val="center"/>
            <w:rPr>
              <w:rFonts w:cs="Arial"/>
              <w:sz w:val="18"/>
              <w:szCs w:val="18"/>
            </w:rPr>
          </w:pPr>
          <w:r w:rsidRPr="00970E59">
            <w:rPr>
              <w:rFonts w:cs="Arial"/>
              <w:sz w:val="18"/>
              <w:szCs w:val="18"/>
            </w:rPr>
            <w:t>Формат А3</w:t>
          </w:r>
        </w:p>
      </w:tc>
    </w:tr>
  </w:tbl>
  <w:p w14:paraId="71E20236" w14:textId="77777777" w:rsidR="003655CF" w:rsidRDefault="003655CF">
    <w:pPr>
      <w:pStyle w:val="a7"/>
      <w:ind w:right="851"/>
      <w:rPr>
        <w:sz w:val="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6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287"/>
      <w:gridCol w:w="396"/>
      <w:gridCol w:w="11907"/>
      <w:gridCol w:w="580"/>
      <w:gridCol w:w="553"/>
      <w:gridCol w:w="599"/>
      <w:gridCol w:w="535"/>
      <w:gridCol w:w="851"/>
      <w:gridCol w:w="595"/>
      <w:gridCol w:w="3798"/>
      <w:gridCol w:w="851"/>
      <w:gridCol w:w="567"/>
      <w:gridCol w:w="284"/>
      <w:gridCol w:w="1134"/>
    </w:tblGrid>
    <w:tr w:rsidR="003655CF" w14:paraId="3012D443" w14:textId="77777777" w:rsidTr="00851837">
      <w:trPr>
        <w:cantSplit/>
        <w:trHeight w:val="284"/>
      </w:trPr>
      <w:tc>
        <w:tcPr>
          <w:tcW w:w="287" w:type="dxa"/>
          <w:tcBorders>
            <w:top w:val="nil"/>
            <w:left w:val="nil"/>
            <w:bottom w:val="single" w:sz="12" w:space="0" w:color="auto"/>
            <w:right w:val="nil"/>
          </w:tcBorders>
          <w:shd w:val="clear" w:color="auto" w:fill="auto"/>
        </w:tcPr>
        <w:p w14:paraId="6277D192" w14:textId="77777777" w:rsidR="003655CF" w:rsidRDefault="003655CF">
          <w:pPr>
            <w:rPr>
              <w:sz w:val="20"/>
              <w:lang w:val="en-US"/>
            </w:rPr>
          </w:pPr>
        </w:p>
      </w:tc>
      <w:tc>
        <w:tcPr>
          <w:tcW w:w="396" w:type="dxa"/>
          <w:tcBorders>
            <w:top w:val="nil"/>
            <w:left w:val="nil"/>
            <w:bottom w:val="single" w:sz="12" w:space="0" w:color="auto"/>
            <w:right w:val="nil"/>
          </w:tcBorders>
          <w:shd w:val="clear" w:color="auto" w:fill="auto"/>
        </w:tcPr>
        <w:p w14:paraId="29AFA8DB" w14:textId="77777777" w:rsidR="003655CF" w:rsidRDefault="003655CF">
          <w:pPr>
            <w:rPr>
              <w:sz w:val="20"/>
              <w:lang w:val="en-US"/>
            </w:rPr>
          </w:pPr>
        </w:p>
      </w:tc>
      <w:tc>
        <w:tcPr>
          <w:tcW w:w="11907" w:type="dxa"/>
          <w:tcBorders>
            <w:top w:val="nil"/>
            <w:left w:val="nil"/>
            <w:bottom w:val="nil"/>
            <w:right w:val="nil"/>
          </w:tcBorders>
        </w:tcPr>
        <w:p w14:paraId="52ED92BA" w14:textId="77777777" w:rsidR="003655CF" w:rsidRDefault="003655CF">
          <w:pPr>
            <w:rPr>
              <w:sz w:val="20"/>
              <w:lang w:val="en-US"/>
            </w:rPr>
          </w:pPr>
        </w:p>
      </w:tc>
      <w:tc>
        <w:tcPr>
          <w:tcW w:w="580" w:type="dxa"/>
          <w:tcBorders>
            <w:top w:val="nil"/>
            <w:left w:val="nil"/>
            <w:bottom w:val="nil"/>
            <w:right w:val="nil"/>
          </w:tcBorders>
        </w:tcPr>
        <w:p w14:paraId="7F22DA1C" w14:textId="77777777" w:rsidR="003655CF" w:rsidRDefault="003655CF">
          <w:pPr>
            <w:rPr>
              <w:sz w:val="20"/>
              <w:lang w:val="en-US"/>
            </w:rPr>
          </w:pPr>
        </w:p>
      </w:tc>
      <w:tc>
        <w:tcPr>
          <w:tcW w:w="9767" w:type="dxa"/>
          <w:gridSpan w:val="10"/>
          <w:tcBorders>
            <w:top w:val="nil"/>
            <w:left w:val="nil"/>
            <w:bottom w:val="nil"/>
            <w:right w:val="nil"/>
          </w:tcBorders>
        </w:tcPr>
        <w:p w14:paraId="77165DA1" w14:textId="77777777" w:rsidR="003655CF" w:rsidRDefault="003655CF">
          <w:pPr>
            <w:rPr>
              <w:sz w:val="20"/>
              <w:lang w:val="en-US"/>
            </w:rPr>
          </w:pPr>
        </w:p>
      </w:tc>
    </w:tr>
    <w:tr w:rsidR="003655CF" w14:paraId="77B84142" w14:textId="77777777" w:rsidTr="0062741B">
      <w:trPr>
        <w:cantSplit/>
        <w:trHeight w:val="1417"/>
      </w:trPr>
      <w:tc>
        <w:tcPr>
          <w:tcW w:w="2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shd w:val="clear" w:color="auto" w:fill="auto"/>
          <w:textDirection w:val="btLr"/>
          <w:vAlign w:val="center"/>
        </w:tcPr>
        <w:p w14:paraId="5D65E209" w14:textId="77777777" w:rsidR="003655CF" w:rsidRDefault="00000000">
          <w:pPr>
            <w:ind w:left="113" w:right="113"/>
            <w:jc w:val="center"/>
            <w:rPr>
              <w:sz w:val="16"/>
              <w:szCs w:val="16"/>
              <w:lang w:val="en-US"/>
            </w:rPr>
          </w:pPr>
          <w:r>
            <w:rPr>
              <w:sz w:val="16"/>
            </w:rPr>
            <w:t>Взам. инв. №</w:t>
          </w:r>
        </w:p>
      </w:tc>
      <w:tc>
        <w:tcPr>
          <w:tcW w:w="396" w:type="dxa"/>
          <w:tcBorders>
            <w:top w:val="single" w:sz="12" w:space="0" w:color="auto"/>
            <w:left w:val="single" w:sz="12" w:space="0" w:color="auto"/>
            <w:right w:val="nil"/>
          </w:tcBorders>
          <w:shd w:val="clear" w:color="auto" w:fill="auto"/>
          <w:textDirection w:val="btLr"/>
          <w:vAlign w:val="center"/>
        </w:tcPr>
        <w:p w14:paraId="289D48FD" w14:textId="77777777" w:rsidR="003655CF" w:rsidRDefault="003655CF">
          <w:pPr>
            <w:ind w:left="113" w:right="113"/>
            <w:jc w:val="center"/>
            <w:rPr>
              <w:szCs w:val="24"/>
              <w:lang w:val="en-US"/>
            </w:rPr>
          </w:pPr>
        </w:p>
      </w:tc>
      <w:tc>
        <w:tcPr>
          <w:tcW w:w="11907" w:type="dxa"/>
          <w:tcBorders>
            <w:top w:val="nil"/>
            <w:left w:val="nil"/>
            <w:bottom w:val="nil"/>
            <w:right w:val="nil"/>
          </w:tcBorders>
        </w:tcPr>
        <w:p w14:paraId="3505E3F5" w14:textId="77777777" w:rsidR="003655CF" w:rsidRDefault="003655CF">
          <w:pPr>
            <w:rPr>
              <w:sz w:val="20"/>
              <w:lang w:val="en-US"/>
            </w:rPr>
          </w:pPr>
        </w:p>
      </w:tc>
      <w:tc>
        <w:tcPr>
          <w:tcW w:w="580" w:type="dxa"/>
          <w:tcBorders>
            <w:top w:val="nil"/>
            <w:left w:val="nil"/>
            <w:bottom w:val="nil"/>
            <w:right w:val="nil"/>
          </w:tcBorders>
        </w:tcPr>
        <w:p w14:paraId="3E0703DF" w14:textId="77777777" w:rsidR="003655CF" w:rsidRDefault="003655CF">
          <w:pPr>
            <w:rPr>
              <w:sz w:val="20"/>
              <w:lang w:val="en-US"/>
            </w:rPr>
          </w:pPr>
        </w:p>
      </w:tc>
      <w:tc>
        <w:tcPr>
          <w:tcW w:w="9767" w:type="dxa"/>
          <w:gridSpan w:val="10"/>
          <w:tcBorders>
            <w:top w:val="nil"/>
            <w:left w:val="nil"/>
            <w:bottom w:val="nil"/>
            <w:right w:val="nil"/>
          </w:tcBorders>
        </w:tcPr>
        <w:p w14:paraId="2E2C61FF" w14:textId="77777777" w:rsidR="003655CF" w:rsidRDefault="003655CF">
          <w:pPr>
            <w:rPr>
              <w:sz w:val="20"/>
              <w:lang w:val="en-US"/>
            </w:rPr>
          </w:pPr>
        </w:p>
      </w:tc>
    </w:tr>
    <w:tr w:rsidR="003655CF" w14:paraId="39CDF299" w14:textId="77777777" w:rsidTr="0062741B">
      <w:trPr>
        <w:cantSplit/>
        <w:trHeight w:val="567"/>
      </w:trPr>
      <w:tc>
        <w:tcPr>
          <w:tcW w:w="287" w:type="dxa"/>
          <w:vMerge w:val="restart"/>
          <w:tcBorders>
            <w:left w:val="single" w:sz="12" w:space="0" w:color="auto"/>
            <w:right w:val="single" w:sz="12" w:space="0" w:color="auto"/>
          </w:tcBorders>
          <w:shd w:val="clear" w:color="auto" w:fill="auto"/>
          <w:textDirection w:val="btLr"/>
          <w:vAlign w:val="center"/>
        </w:tcPr>
        <w:p w14:paraId="72AC8812" w14:textId="77777777" w:rsidR="003655CF" w:rsidRDefault="00000000">
          <w:pPr>
            <w:ind w:left="113" w:right="113"/>
            <w:jc w:val="center"/>
            <w:rPr>
              <w:sz w:val="16"/>
              <w:szCs w:val="16"/>
            </w:rPr>
          </w:pPr>
          <w:r>
            <w:rPr>
              <w:sz w:val="16"/>
            </w:rPr>
            <w:t>Подп. и дата</w:t>
          </w:r>
        </w:p>
      </w:tc>
      <w:tc>
        <w:tcPr>
          <w:tcW w:w="396" w:type="dxa"/>
          <w:vMerge w:val="restart"/>
          <w:tcBorders>
            <w:left w:val="single" w:sz="12" w:space="0" w:color="auto"/>
            <w:right w:val="nil"/>
          </w:tcBorders>
          <w:shd w:val="clear" w:color="auto" w:fill="auto"/>
          <w:textDirection w:val="btLr"/>
          <w:vAlign w:val="center"/>
        </w:tcPr>
        <w:p w14:paraId="5FED078F" w14:textId="77777777" w:rsidR="003655CF" w:rsidRDefault="003655CF">
          <w:pPr>
            <w:ind w:left="113" w:right="113"/>
            <w:jc w:val="center"/>
            <w:rPr>
              <w:szCs w:val="24"/>
            </w:rPr>
          </w:pPr>
        </w:p>
      </w:tc>
      <w:tc>
        <w:tcPr>
          <w:tcW w:w="11907" w:type="dxa"/>
          <w:vMerge w:val="restart"/>
          <w:tcBorders>
            <w:top w:val="nil"/>
            <w:left w:val="nil"/>
            <w:right w:val="nil"/>
          </w:tcBorders>
        </w:tcPr>
        <w:p w14:paraId="2347DDE1" w14:textId="77777777" w:rsidR="003655CF" w:rsidRDefault="003655CF">
          <w:pPr>
            <w:pStyle w:val="a5"/>
            <w:tabs>
              <w:tab w:val="clear" w:pos="567"/>
            </w:tabs>
            <w:spacing w:before="0"/>
            <w:ind w:left="360"/>
            <w:jc w:val="both"/>
            <w:rPr>
              <w:szCs w:val="24"/>
            </w:rPr>
          </w:pPr>
        </w:p>
        <w:p w14:paraId="1717CDEB" w14:textId="77777777" w:rsidR="003655CF" w:rsidRDefault="003655CF">
          <w:pPr>
            <w:pStyle w:val="a5"/>
            <w:ind w:left="360"/>
            <w:jc w:val="both"/>
            <w:rPr>
              <w:szCs w:val="24"/>
            </w:rPr>
          </w:pPr>
        </w:p>
        <w:p w14:paraId="0743674C" w14:textId="77777777" w:rsidR="003655CF" w:rsidRDefault="003655CF">
          <w:pPr>
            <w:rPr>
              <w:b/>
              <w:sz w:val="20"/>
            </w:rPr>
          </w:pPr>
        </w:p>
      </w:tc>
      <w:tc>
        <w:tcPr>
          <w:tcW w:w="58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FDE878E" w14:textId="77777777" w:rsidR="003655CF" w:rsidRDefault="003655CF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53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7032E39" w14:textId="77777777" w:rsidR="003655CF" w:rsidRDefault="003655CF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9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011202B" w14:textId="77777777" w:rsidR="003655CF" w:rsidRDefault="003655CF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C0BD4D6" w14:textId="77777777" w:rsidR="003655CF" w:rsidRDefault="003655CF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851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CF0C699" w14:textId="77777777" w:rsidR="003655CF" w:rsidRDefault="003655CF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59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BFF9F8C" w14:textId="77777777" w:rsidR="003655CF" w:rsidRDefault="003655CF">
          <w:pPr>
            <w:ind w:left="-57" w:right="-57"/>
            <w:jc w:val="center"/>
            <w:rPr>
              <w:rFonts w:cs="Arial"/>
              <w:sz w:val="20"/>
            </w:rPr>
          </w:pPr>
        </w:p>
      </w:tc>
      <w:tc>
        <w:tcPr>
          <w:tcW w:w="6634" w:type="dxa"/>
          <w:gridSpan w:val="5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89867AB" w14:textId="77777777" w:rsidR="003655CF" w:rsidRDefault="003655CF">
          <w:pPr>
            <w:autoSpaceDE w:val="0"/>
            <w:autoSpaceDN w:val="0"/>
            <w:adjustRightInd w:val="0"/>
            <w:jc w:val="center"/>
            <w:rPr>
              <w:rFonts w:ascii="MS Sans Serif" w:hAnsi="MS Sans Serif" w:cs="MS Sans Serif"/>
              <w:b/>
              <w:sz w:val="20"/>
              <w:lang w:val="en-US"/>
            </w:rPr>
          </w:pPr>
        </w:p>
      </w:tc>
    </w:tr>
    <w:tr w:rsidR="003655CF" w14:paraId="007D1CBA" w14:textId="77777777" w:rsidTr="0062741B">
      <w:trPr>
        <w:cantSplit/>
        <w:trHeight w:val="284"/>
      </w:trPr>
      <w:tc>
        <w:tcPr>
          <w:tcW w:w="287" w:type="dxa"/>
          <w:vMerge/>
          <w:tcBorders>
            <w:left w:val="single" w:sz="12" w:space="0" w:color="auto"/>
            <w:right w:val="single" w:sz="12" w:space="0" w:color="auto"/>
          </w:tcBorders>
          <w:shd w:val="clear" w:color="auto" w:fill="auto"/>
          <w:textDirection w:val="btLr"/>
          <w:vAlign w:val="center"/>
        </w:tcPr>
        <w:p w14:paraId="2CE0AB81" w14:textId="77777777" w:rsidR="003655CF" w:rsidRDefault="003655CF">
          <w:pPr>
            <w:ind w:left="113" w:right="113"/>
            <w:jc w:val="center"/>
            <w:rPr>
              <w:sz w:val="16"/>
              <w:szCs w:val="16"/>
              <w:lang w:val="en-US"/>
            </w:rPr>
          </w:pPr>
        </w:p>
      </w:tc>
      <w:tc>
        <w:tcPr>
          <w:tcW w:w="396" w:type="dxa"/>
          <w:vMerge/>
          <w:tcBorders>
            <w:left w:val="single" w:sz="12" w:space="0" w:color="auto"/>
            <w:right w:val="nil"/>
          </w:tcBorders>
          <w:shd w:val="clear" w:color="auto" w:fill="auto"/>
          <w:textDirection w:val="btLr"/>
          <w:vAlign w:val="center"/>
        </w:tcPr>
        <w:p w14:paraId="42203820" w14:textId="77777777" w:rsidR="003655CF" w:rsidRDefault="003655CF">
          <w:pPr>
            <w:ind w:left="113" w:right="113"/>
            <w:jc w:val="center"/>
            <w:rPr>
              <w:szCs w:val="24"/>
              <w:lang w:val="en-US"/>
            </w:rPr>
          </w:pPr>
        </w:p>
      </w:tc>
      <w:tc>
        <w:tcPr>
          <w:tcW w:w="11907" w:type="dxa"/>
          <w:vMerge/>
          <w:tcBorders>
            <w:left w:val="nil"/>
            <w:right w:val="nil"/>
          </w:tcBorders>
        </w:tcPr>
        <w:p w14:paraId="6915E94E" w14:textId="77777777" w:rsidR="003655CF" w:rsidRDefault="003655CF">
          <w:pPr>
            <w:rPr>
              <w:sz w:val="20"/>
              <w:lang w:val="en-US"/>
            </w:rPr>
          </w:pPr>
        </w:p>
      </w:tc>
      <w:tc>
        <w:tcPr>
          <w:tcW w:w="580" w:type="dxa"/>
          <w:tcBorders>
            <w:top w:val="nil"/>
            <w:left w:val="nil"/>
            <w:bottom w:val="single" w:sz="12" w:space="0" w:color="auto"/>
            <w:right w:val="nil"/>
          </w:tcBorders>
          <w:vAlign w:val="center"/>
        </w:tcPr>
        <w:p w14:paraId="08A452B2" w14:textId="77777777" w:rsidR="003655CF" w:rsidRDefault="003655CF">
          <w:pPr>
            <w:ind w:left="-57" w:right="-57"/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553" w:type="dxa"/>
          <w:tcBorders>
            <w:top w:val="nil"/>
            <w:left w:val="nil"/>
            <w:bottom w:val="single" w:sz="12" w:space="0" w:color="auto"/>
            <w:right w:val="nil"/>
          </w:tcBorders>
          <w:vAlign w:val="center"/>
        </w:tcPr>
        <w:p w14:paraId="230525B9" w14:textId="77777777" w:rsidR="003655CF" w:rsidRDefault="003655CF">
          <w:pPr>
            <w:ind w:left="-57" w:right="-57"/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599" w:type="dxa"/>
          <w:tcBorders>
            <w:top w:val="nil"/>
            <w:left w:val="nil"/>
            <w:bottom w:val="single" w:sz="12" w:space="0" w:color="auto"/>
            <w:right w:val="nil"/>
          </w:tcBorders>
          <w:vAlign w:val="center"/>
        </w:tcPr>
        <w:p w14:paraId="1784E062" w14:textId="77777777" w:rsidR="003655CF" w:rsidRDefault="003655CF">
          <w:pPr>
            <w:ind w:left="-57" w:right="-57"/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535" w:type="dxa"/>
          <w:tcBorders>
            <w:top w:val="nil"/>
            <w:left w:val="nil"/>
            <w:bottom w:val="single" w:sz="12" w:space="0" w:color="auto"/>
            <w:right w:val="nil"/>
          </w:tcBorders>
          <w:vAlign w:val="center"/>
        </w:tcPr>
        <w:p w14:paraId="5FA0CF97" w14:textId="77777777" w:rsidR="003655CF" w:rsidRDefault="003655CF">
          <w:pPr>
            <w:ind w:left="-57" w:right="-57"/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851" w:type="dxa"/>
          <w:tcBorders>
            <w:top w:val="nil"/>
            <w:left w:val="nil"/>
            <w:bottom w:val="single" w:sz="12" w:space="0" w:color="auto"/>
            <w:right w:val="nil"/>
          </w:tcBorders>
          <w:vAlign w:val="center"/>
        </w:tcPr>
        <w:p w14:paraId="3748B257" w14:textId="77777777" w:rsidR="003655CF" w:rsidRDefault="003655CF">
          <w:pPr>
            <w:ind w:left="-57" w:right="-57"/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595" w:type="dxa"/>
          <w:tcBorders>
            <w:top w:val="nil"/>
            <w:left w:val="nil"/>
            <w:bottom w:val="single" w:sz="12" w:space="0" w:color="auto"/>
            <w:right w:val="nil"/>
          </w:tcBorders>
          <w:vAlign w:val="center"/>
        </w:tcPr>
        <w:p w14:paraId="7AEE8F50" w14:textId="77777777" w:rsidR="003655CF" w:rsidRDefault="003655CF">
          <w:pPr>
            <w:ind w:left="-57" w:right="-57"/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6634" w:type="dxa"/>
          <w:gridSpan w:val="5"/>
          <w:vMerge/>
          <w:tcBorders>
            <w:top w:val="nil"/>
            <w:left w:val="nil"/>
            <w:bottom w:val="single" w:sz="12" w:space="0" w:color="auto"/>
            <w:right w:val="nil"/>
          </w:tcBorders>
          <w:vAlign w:val="center"/>
        </w:tcPr>
        <w:p w14:paraId="2CFCFCDB" w14:textId="77777777" w:rsidR="003655CF" w:rsidRDefault="003655CF">
          <w:pPr>
            <w:jc w:val="center"/>
            <w:rPr>
              <w:rFonts w:cs="Arial"/>
              <w:b/>
              <w:lang w:val="en-US"/>
            </w:rPr>
          </w:pPr>
        </w:p>
      </w:tc>
    </w:tr>
    <w:tr w:rsidR="003655CF" w:rsidRPr="00B33CEA" w14:paraId="1D8D4937" w14:textId="77777777" w:rsidTr="0062741B">
      <w:trPr>
        <w:cantSplit/>
        <w:trHeight w:val="284"/>
      </w:trPr>
      <w:tc>
        <w:tcPr>
          <w:tcW w:w="287" w:type="dxa"/>
          <w:vMerge/>
          <w:tcBorders>
            <w:left w:val="single" w:sz="12" w:space="0" w:color="auto"/>
            <w:right w:val="single" w:sz="12" w:space="0" w:color="auto"/>
          </w:tcBorders>
          <w:shd w:val="clear" w:color="auto" w:fill="auto"/>
          <w:textDirection w:val="btLr"/>
          <w:vAlign w:val="center"/>
        </w:tcPr>
        <w:p w14:paraId="5AC3C3C4" w14:textId="77777777" w:rsidR="003655CF" w:rsidRDefault="003655CF">
          <w:pPr>
            <w:ind w:left="113" w:right="113"/>
            <w:jc w:val="center"/>
            <w:rPr>
              <w:sz w:val="16"/>
              <w:szCs w:val="16"/>
              <w:lang w:val="en-US"/>
            </w:rPr>
          </w:pPr>
        </w:p>
      </w:tc>
      <w:tc>
        <w:tcPr>
          <w:tcW w:w="396" w:type="dxa"/>
          <w:vMerge/>
          <w:tcBorders>
            <w:left w:val="single" w:sz="12" w:space="0" w:color="auto"/>
            <w:right w:val="nil"/>
          </w:tcBorders>
          <w:shd w:val="clear" w:color="auto" w:fill="auto"/>
          <w:textDirection w:val="btLr"/>
          <w:vAlign w:val="center"/>
        </w:tcPr>
        <w:p w14:paraId="233A18E3" w14:textId="77777777" w:rsidR="003655CF" w:rsidRDefault="003655CF">
          <w:pPr>
            <w:ind w:left="113" w:right="113"/>
            <w:jc w:val="center"/>
            <w:rPr>
              <w:szCs w:val="24"/>
              <w:lang w:val="en-US"/>
            </w:rPr>
          </w:pPr>
        </w:p>
      </w:tc>
      <w:tc>
        <w:tcPr>
          <w:tcW w:w="11907" w:type="dxa"/>
          <w:vMerge/>
          <w:tcBorders>
            <w:left w:val="nil"/>
            <w:right w:val="single" w:sz="12" w:space="0" w:color="auto"/>
          </w:tcBorders>
        </w:tcPr>
        <w:p w14:paraId="06D983E0" w14:textId="77777777" w:rsidR="003655CF" w:rsidRDefault="003655CF">
          <w:pPr>
            <w:rPr>
              <w:sz w:val="20"/>
              <w:lang w:val="en-US"/>
            </w:rPr>
          </w:pP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61A4DFD2" w14:textId="77777777" w:rsidR="003655CF" w:rsidRDefault="003655CF">
          <w:pPr>
            <w:ind w:left="-57" w:right="-57"/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553" w:type="dxa"/>
          <w:tcBorders>
            <w:top w:val="single" w:sz="12" w:space="0" w:color="auto"/>
            <w:left w:val="nil"/>
            <w:bottom w:val="single" w:sz="4" w:space="0" w:color="auto"/>
          </w:tcBorders>
          <w:vAlign w:val="center"/>
        </w:tcPr>
        <w:p w14:paraId="0D2B6504" w14:textId="77777777" w:rsidR="003655CF" w:rsidRDefault="003655CF">
          <w:pPr>
            <w:ind w:left="-57" w:right="-57"/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599" w:type="dxa"/>
          <w:tcBorders>
            <w:top w:val="single" w:sz="12" w:space="0" w:color="auto"/>
            <w:bottom w:val="single" w:sz="4" w:space="0" w:color="auto"/>
          </w:tcBorders>
          <w:vAlign w:val="center"/>
        </w:tcPr>
        <w:p w14:paraId="54CF093E" w14:textId="77777777" w:rsidR="003655CF" w:rsidRDefault="003655CF">
          <w:pPr>
            <w:ind w:left="-57" w:right="-57"/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535" w:type="dxa"/>
          <w:tcBorders>
            <w:top w:val="single" w:sz="12" w:space="0" w:color="auto"/>
            <w:bottom w:val="single" w:sz="4" w:space="0" w:color="auto"/>
          </w:tcBorders>
          <w:vAlign w:val="center"/>
        </w:tcPr>
        <w:p w14:paraId="25A2719B" w14:textId="77777777" w:rsidR="003655CF" w:rsidRDefault="003655CF">
          <w:pPr>
            <w:ind w:left="-57" w:right="-57"/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851" w:type="dxa"/>
          <w:tcBorders>
            <w:top w:val="single" w:sz="12" w:space="0" w:color="auto"/>
            <w:bottom w:val="single" w:sz="4" w:space="0" w:color="auto"/>
          </w:tcBorders>
          <w:vAlign w:val="center"/>
        </w:tcPr>
        <w:p w14:paraId="63ED183B" w14:textId="77777777" w:rsidR="003655CF" w:rsidRDefault="003655CF">
          <w:pPr>
            <w:ind w:left="-57" w:right="-57"/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595" w:type="dxa"/>
          <w:tcBorders>
            <w:top w:val="single" w:sz="12" w:space="0" w:color="auto"/>
            <w:bottom w:val="single" w:sz="4" w:space="0" w:color="auto"/>
          </w:tcBorders>
          <w:vAlign w:val="center"/>
        </w:tcPr>
        <w:p w14:paraId="19C76FDE" w14:textId="77777777" w:rsidR="003655CF" w:rsidRDefault="003655CF">
          <w:pPr>
            <w:ind w:left="-57" w:right="-57"/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6634" w:type="dxa"/>
          <w:gridSpan w:val="5"/>
          <w:vMerge w:val="restart"/>
          <w:tcBorders>
            <w:top w:val="single" w:sz="12" w:space="0" w:color="auto"/>
            <w:right w:val="nil"/>
          </w:tcBorders>
          <w:vAlign w:val="center"/>
        </w:tcPr>
        <w:p w14:paraId="131B68B9" w14:textId="77777777" w:rsidR="003655CF" w:rsidRDefault="00000000">
          <w:pPr>
            <w:autoSpaceDE w:val="0"/>
            <w:autoSpaceDN w:val="0"/>
            <w:adjustRightInd w:val="0"/>
            <w:jc w:val="center"/>
            <w:rPr>
              <w:rFonts w:ascii="MS Sans Serif" w:hAnsi="MS Sans Serif" w:cs="MS Sans Serif"/>
              <w:sz w:val="20"/>
              <w:lang w:val="en-US"/>
            </w:rPr>
          </w:pPr>
          <w:r w:rsidRPr="00EA6294">
            <w:rPr>
              <w:rFonts w:ascii="MS Sans Serif" w:hAnsi="MS Sans Serif" w:cs="MS Sans Serif"/>
              <w:b/>
              <w:lang w:val="en-US"/>
            </w:rPr>
            <w:t>GCC-NAG-D</w:t>
          </w:r>
          <w:r>
            <w:rPr>
              <w:rFonts w:ascii="MS Sans Serif" w:hAnsi="MS Sans Serif" w:cs="MS Sans Serif"/>
              <w:b/>
              <w:lang w:val="en-US"/>
            </w:rPr>
            <w:t>DD-124</w:t>
          </w:r>
          <w:r w:rsidRPr="00F62F12">
            <w:rPr>
              <w:rFonts w:ascii="MS Sans Serif" w:hAnsi="MS Sans Serif" w:cs="MS Sans Serif"/>
              <w:b/>
              <w:lang w:val="en-US"/>
            </w:rPr>
            <w:t>6</w:t>
          </w:r>
          <w:r>
            <w:rPr>
              <w:rFonts w:ascii="MS Sans Serif" w:hAnsi="MS Sans Serif" w:cs="MS Sans Serif"/>
              <w:b/>
              <w:lang w:val="en-US"/>
            </w:rPr>
            <w:t>0-</w:t>
          </w:r>
          <w:r w:rsidRPr="00F62F12">
            <w:rPr>
              <w:rFonts w:ascii="MS Sans Serif" w:hAnsi="MS Sans Serif" w:cs="MS Sans Serif"/>
              <w:b/>
              <w:lang w:val="en-US"/>
            </w:rPr>
            <w:t>00</w:t>
          </w:r>
          <w:r>
            <w:rPr>
              <w:rFonts w:ascii="MS Sans Serif" w:hAnsi="MS Sans Serif" w:cs="MS Sans Serif"/>
              <w:b/>
              <w:lang w:val="en-US"/>
            </w:rPr>
            <w:t>-1</w:t>
          </w:r>
          <w:r w:rsidRPr="00F62F12">
            <w:rPr>
              <w:rFonts w:ascii="MS Sans Serif" w:hAnsi="MS Sans Serif" w:cs="MS Sans Serif"/>
              <w:b/>
              <w:lang w:val="en-US"/>
            </w:rPr>
            <w:t>5</w:t>
          </w:r>
          <w:r>
            <w:rPr>
              <w:rFonts w:ascii="MS Sans Serif" w:hAnsi="MS Sans Serif" w:cs="MS Sans Serif"/>
              <w:b/>
              <w:lang w:val="en-US"/>
            </w:rPr>
            <w:t>00-TH-LST</w:t>
          </w:r>
          <w:r w:rsidRPr="00EA6294">
            <w:rPr>
              <w:rFonts w:ascii="MS Sans Serif" w:hAnsi="MS Sans Serif" w:cs="MS Sans Serif"/>
              <w:b/>
              <w:lang w:val="en-US"/>
            </w:rPr>
            <w:t>-00001</w:t>
          </w:r>
        </w:p>
      </w:tc>
    </w:tr>
    <w:tr w:rsidR="003655CF" w:rsidRPr="00B33CEA" w14:paraId="2D550694" w14:textId="77777777" w:rsidTr="0062741B">
      <w:trPr>
        <w:cantSplit/>
        <w:trHeight w:val="284"/>
      </w:trPr>
      <w:tc>
        <w:tcPr>
          <w:tcW w:w="287" w:type="dxa"/>
          <w:vMerge/>
          <w:tcBorders>
            <w:left w:val="single" w:sz="12" w:space="0" w:color="auto"/>
            <w:right w:val="single" w:sz="12" w:space="0" w:color="auto"/>
          </w:tcBorders>
          <w:shd w:val="clear" w:color="auto" w:fill="auto"/>
          <w:textDirection w:val="btLr"/>
          <w:vAlign w:val="center"/>
        </w:tcPr>
        <w:p w14:paraId="503E8BCF" w14:textId="77777777" w:rsidR="003655CF" w:rsidRDefault="003655CF">
          <w:pPr>
            <w:ind w:left="113" w:right="113"/>
            <w:jc w:val="center"/>
            <w:rPr>
              <w:sz w:val="16"/>
              <w:szCs w:val="16"/>
              <w:lang w:val="en-US"/>
            </w:rPr>
          </w:pPr>
        </w:p>
      </w:tc>
      <w:tc>
        <w:tcPr>
          <w:tcW w:w="396" w:type="dxa"/>
          <w:vMerge/>
          <w:tcBorders>
            <w:left w:val="single" w:sz="12" w:space="0" w:color="auto"/>
            <w:right w:val="nil"/>
          </w:tcBorders>
          <w:shd w:val="clear" w:color="auto" w:fill="auto"/>
          <w:textDirection w:val="btLr"/>
          <w:vAlign w:val="center"/>
        </w:tcPr>
        <w:p w14:paraId="0A867352" w14:textId="77777777" w:rsidR="003655CF" w:rsidRDefault="003655CF">
          <w:pPr>
            <w:ind w:left="113" w:right="113"/>
            <w:jc w:val="center"/>
            <w:rPr>
              <w:szCs w:val="24"/>
              <w:lang w:val="en-US"/>
            </w:rPr>
          </w:pPr>
        </w:p>
      </w:tc>
      <w:tc>
        <w:tcPr>
          <w:tcW w:w="11907" w:type="dxa"/>
          <w:vMerge/>
          <w:tcBorders>
            <w:left w:val="nil"/>
            <w:right w:val="single" w:sz="12" w:space="0" w:color="auto"/>
          </w:tcBorders>
        </w:tcPr>
        <w:p w14:paraId="6302D293" w14:textId="77777777" w:rsidR="003655CF" w:rsidRDefault="003655CF">
          <w:pPr>
            <w:rPr>
              <w:sz w:val="20"/>
              <w:lang w:val="en-US"/>
            </w:rPr>
          </w:pPr>
        </w:p>
      </w:tc>
      <w:tc>
        <w:tcPr>
          <w:tcW w:w="580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E553DAC" w14:textId="77777777" w:rsidR="003655CF" w:rsidRDefault="003655CF">
          <w:pPr>
            <w:ind w:left="-57" w:right="-57"/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553" w:type="dxa"/>
          <w:tcBorders>
            <w:top w:val="single" w:sz="4" w:space="0" w:color="auto"/>
            <w:left w:val="nil"/>
            <w:bottom w:val="single" w:sz="12" w:space="0" w:color="auto"/>
          </w:tcBorders>
          <w:vAlign w:val="center"/>
        </w:tcPr>
        <w:p w14:paraId="272BDB62" w14:textId="77777777" w:rsidR="003655CF" w:rsidRDefault="003655CF">
          <w:pPr>
            <w:ind w:left="-57" w:right="-57"/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599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588C07A8" w14:textId="77777777" w:rsidR="003655CF" w:rsidRDefault="003655CF">
          <w:pPr>
            <w:ind w:left="-57" w:right="-57"/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535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0F0E95B2" w14:textId="77777777" w:rsidR="003655CF" w:rsidRDefault="003655CF">
          <w:pPr>
            <w:ind w:left="-57" w:right="-57"/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851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3D918317" w14:textId="77777777" w:rsidR="003655CF" w:rsidRDefault="003655CF">
          <w:pPr>
            <w:ind w:left="-57" w:right="-57"/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595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125ED064" w14:textId="77777777" w:rsidR="003655CF" w:rsidRDefault="003655CF">
          <w:pPr>
            <w:ind w:left="-57" w:right="-57"/>
            <w:jc w:val="center"/>
            <w:rPr>
              <w:rFonts w:cs="Arial"/>
              <w:sz w:val="20"/>
              <w:lang w:val="en-US"/>
            </w:rPr>
          </w:pPr>
        </w:p>
      </w:tc>
      <w:tc>
        <w:tcPr>
          <w:tcW w:w="6634" w:type="dxa"/>
          <w:gridSpan w:val="5"/>
          <w:vMerge/>
          <w:tcBorders>
            <w:right w:val="nil"/>
          </w:tcBorders>
          <w:vAlign w:val="center"/>
        </w:tcPr>
        <w:p w14:paraId="5A6D474C" w14:textId="77777777" w:rsidR="003655CF" w:rsidRDefault="003655CF">
          <w:pPr>
            <w:jc w:val="center"/>
            <w:rPr>
              <w:rFonts w:cs="Arial"/>
              <w:sz w:val="20"/>
              <w:lang w:val="en-US"/>
            </w:rPr>
          </w:pPr>
        </w:p>
      </w:tc>
    </w:tr>
    <w:tr w:rsidR="003655CF" w14:paraId="7740E0F6" w14:textId="77777777" w:rsidTr="0062741B">
      <w:trPr>
        <w:cantSplit/>
        <w:trHeight w:val="284"/>
      </w:trPr>
      <w:tc>
        <w:tcPr>
          <w:tcW w:w="287" w:type="dxa"/>
          <w:vMerge/>
          <w:tcBorders>
            <w:left w:val="single" w:sz="12" w:space="0" w:color="auto"/>
            <w:right w:val="single" w:sz="12" w:space="0" w:color="auto"/>
          </w:tcBorders>
          <w:shd w:val="clear" w:color="auto" w:fill="auto"/>
          <w:textDirection w:val="btLr"/>
          <w:vAlign w:val="center"/>
        </w:tcPr>
        <w:p w14:paraId="31EA18AF" w14:textId="77777777" w:rsidR="003655CF" w:rsidRDefault="003655CF">
          <w:pPr>
            <w:ind w:left="113" w:right="113"/>
            <w:jc w:val="center"/>
            <w:rPr>
              <w:sz w:val="16"/>
              <w:szCs w:val="16"/>
              <w:lang w:val="en-US"/>
            </w:rPr>
          </w:pPr>
        </w:p>
      </w:tc>
      <w:tc>
        <w:tcPr>
          <w:tcW w:w="396" w:type="dxa"/>
          <w:vMerge/>
          <w:tcBorders>
            <w:left w:val="single" w:sz="12" w:space="0" w:color="auto"/>
            <w:right w:val="nil"/>
          </w:tcBorders>
          <w:shd w:val="clear" w:color="auto" w:fill="auto"/>
          <w:textDirection w:val="btLr"/>
          <w:vAlign w:val="center"/>
        </w:tcPr>
        <w:p w14:paraId="7CC1BEE6" w14:textId="77777777" w:rsidR="003655CF" w:rsidRDefault="003655CF">
          <w:pPr>
            <w:ind w:left="113" w:right="113"/>
            <w:jc w:val="center"/>
            <w:rPr>
              <w:szCs w:val="24"/>
              <w:lang w:val="en-US"/>
            </w:rPr>
          </w:pPr>
        </w:p>
      </w:tc>
      <w:tc>
        <w:tcPr>
          <w:tcW w:w="11907" w:type="dxa"/>
          <w:vMerge/>
          <w:tcBorders>
            <w:left w:val="nil"/>
            <w:right w:val="single" w:sz="12" w:space="0" w:color="auto"/>
          </w:tcBorders>
        </w:tcPr>
        <w:p w14:paraId="2FC568C7" w14:textId="77777777" w:rsidR="003655CF" w:rsidRDefault="003655CF">
          <w:pPr>
            <w:rPr>
              <w:sz w:val="20"/>
              <w:lang w:val="en-US"/>
            </w:rPr>
          </w:pP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351716F" w14:textId="77777777" w:rsidR="003655CF" w:rsidRDefault="00000000">
          <w:pPr>
            <w:ind w:left="-113" w:right="-113"/>
            <w:jc w:val="center"/>
            <w:rPr>
              <w:rFonts w:cs="Arial"/>
              <w:sz w:val="16"/>
              <w:szCs w:val="16"/>
            </w:rPr>
          </w:pPr>
          <w:r w:rsidRPr="004B421F">
            <w:rPr>
              <w:rFonts w:cs="Arial"/>
              <w:sz w:val="16"/>
              <w:szCs w:val="16"/>
            </w:rPr>
            <w:t>Изм.</w:t>
          </w:r>
        </w:p>
      </w:tc>
      <w:tc>
        <w:tcPr>
          <w:tcW w:w="553" w:type="dxa"/>
          <w:tcBorders>
            <w:top w:val="single" w:sz="12" w:space="0" w:color="auto"/>
            <w:left w:val="nil"/>
            <w:bottom w:val="single" w:sz="12" w:space="0" w:color="auto"/>
          </w:tcBorders>
          <w:vAlign w:val="center"/>
        </w:tcPr>
        <w:p w14:paraId="267992AE" w14:textId="77777777" w:rsidR="003655CF" w:rsidRDefault="00000000">
          <w:pPr>
            <w:ind w:left="-113" w:right="-113"/>
            <w:jc w:val="center"/>
            <w:rPr>
              <w:rFonts w:cs="Arial"/>
              <w:sz w:val="16"/>
              <w:szCs w:val="16"/>
            </w:rPr>
          </w:pPr>
          <w:r w:rsidRPr="004B421F">
            <w:rPr>
              <w:rFonts w:cs="Arial"/>
              <w:sz w:val="16"/>
              <w:szCs w:val="16"/>
            </w:rPr>
            <w:t>Кол.уч</w:t>
          </w:r>
        </w:p>
      </w:tc>
      <w:tc>
        <w:tcPr>
          <w:tcW w:w="599" w:type="dxa"/>
          <w:tcBorders>
            <w:top w:val="single" w:sz="12" w:space="0" w:color="auto"/>
            <w:bottom w:val="single" w:sz="12" w:space="0" w:color="auto"/>
          </w:tcBorders>
          <w:vAlign w:val="center"/>
        </w:tcPr>
        <w:p w14:paraId="20FCF182" w14:textId="77777777" w:rsidR="003655CF" w:rsidRDefault="00000000">
          <w:pPr>
            <w:ind w:left="-113" w:right="-113"/>
            <w:jc w:val="center"/>
            <w:rPr>
              <w:rFonts w:cs="Arial"/>
              <w:sz w:val="16"/>
              <w:szCs w:val="16"/>
            </w:rPr>
          </w:pPr>
          <w:r w:rsidRPr="004B421F">
            <w:rPr>
              <w:rFonts w:cs="Arial"/>
              <w:sz w:val="16"/>
              <w:szCs w:val="16"/>
            </w:rPr>
            <w:t>Лист</w:t>
          </w:r>
        </w:p>
      </w:tc>
      <w:tc>
        <w:tcPr>
          <w:tcW w:w="535" w:type="dxa"/>
          <w:tcBorders>
            <w:top w:val="single" w:sz="12" w:space="0" w:color="auto"/>
            <w:bottom w:val="single" w:sz="12" w:space="0" w:color="auto"/>
          </w:tcBorders>
          <w:vAlign w:val="center"/>
        </w:tcPr>
        <w:p w14:paraId="22C9C8F7" w14:textId="77777777" w:rsidR="003655CF" w:rsidRDefault="00000000">
          <w:pPr>
            <w:ind w:left="-113" w:right="-113"/>
            <w:jc w:val="center"/>
            <w:rPr>
              <w:rFonts w:cs="Arial"/>
              <w:sz w:val="16"/>
              <w:szCs w:val="16"/>
            </w:rPr>
          </w:pPr>
          <w:r w:rsidRPr="004B421F">
            <w:rPr>
              <w:rFonts w:cs="Arial"/>
              <w:sz w:val="16"/>
              <w:szCs w:val="16"/>
            </w:rPr>
            <w:t>№док.</w:t>
          </w:r>
        </w:p>
      </w:tc>
      <w:tc>
        <w:tcPr>
          <w:tcW w:w="851" w:type="dxa"/>
          <w:tcBorders>
            <w:top w:val="single" w:sz="12" w:space="0" w:color="auto"/>
            <w:bottom w:val="single" w:sz="12" w:space="0" w:color="auto"/>
          </w:tcBorders>
          <w:vAlign w:val="center"/>
        </w:tcPr>
        <w:p w14:paraId="322F832C" w14:textId="77777777" w:rsidR="003655CF" w:rsidRDefault="00000000">
          <w:pPr>
            <w:ind w:left="-113" w:right="-113"/>
            <w:jc w:val="center"/>
            <w:rPr>
              <w:rFonts w:cs="Arial"/>
              <w:sz w:val="16"/>
              <w:szCs w:val="16"/>
            </w:rPr>
          </w:pPr>
          <w:r w:rsidRPr="004B421F">
            <w:rPr>
              <w:rFonts w:cs="Arial"/>
              <w:sz w:val="16"/>
              <w:szCs w:val="16"/>
            </w:rPr>
            <w:t>Подп.</w:t>
          </w:r>
        </w:p>
      </w:tc>
      <w:tc>
        <w:tcPr>
          <w:tcW w:w="595" w:type="dxa"/>
          <w:tcBorders>
            <w:top w:val="single" w:sz="12" w:space="0" w:color="auto"/>
            <w:bottom w:val="single" w:sz="12" w:space="0" w:color="auto"/>
          </w:tcBorders>
          <w:vAlign w:val="center"/>
        </w:tcPr>
        <w:p w14:paraId="63C807D9" w14:textId="77777777" w:rsidR="003655CF" w:rsidRDefault="00000000">
          <w:pPr>
            <w:ind w:left="-113" w:right="-113"/>
            <w:jc w:val="center"/>
            <w:rPr>
              <w:rFonts w:cs="Arial"/>
              <w:sz w:val="16"/>
              <w:szCs w:val="16"/>
            </w:rPr>
          </w:pPr>
          <w:r w:rsidRPr="004B421F">
            <w:rPr>
              <w:rFonts w:cs="Arial"/>
              <w:sz w:val="16"/>
              <w:szCs w:val="16"/>
            </w:rPr>
            <w:t>Дата</w:t>
          </w:r>
        </w:p>
      </w:tc>
      <w:tc>
        <w:tcPr>
          <w:tcW w:w="6634" w:type="dxa"/>
          <w:gridSpan w:val="5"/>
          <w:vMerge/>
          <w:tcBorders>
            <w:bottom w:val="single" w:sz="12" w:space="0" w:color="auto"/>
            <w:right w:val="nil"/>
          </w:tcBorders>
          <w:vAlign w:val="center"/>
        </w:tcPr>
        <w:p w14:paraId="0BE1FA02" w14:textId="77777777" w:rsidR="003655CF" w:rsidRDefault="003655CF">
          <w:pPr>
            <w:jc w:val="center"/>
            <w:rPr>
              <w:rFonts w:cs="Arial"/>
              <w:sz w:val="20"/>
            </w:rPr>
          </w:pPr>
        </w:p>
      </w:tc>
    </w:tr>
    <w:tr w:rsidR="003655CF" w14:paraId="7612B34A" w14:textId="77777777" w:rsidTr="0062741B">
      <w:trPr>
        <w:cantSplit/>
        <w:trHeight w:val="283"/>
      </w:trPr>
      <w:tc>
        <w:tcPr>
          <w:tcW w:w="287" w:type="dxa"/>
          <w:vMerge w:val="restart"/>
          <w:tcBorders>
            <w:left w:val="single" w:sz="12" w:space="0" w:color="auto"/>
            <w:right w:val="single" w:sz="12" w:space="0" w:color="auto"/>
          </w:tcBorders>
          <w:shd w:val="clear" w:color="auto" w:fill="auto"/>
          <w:textDirection w:val="btLr"/>
          <w:vAlign w:val="center"/>
        </w:tcPr>
        <w:p w14:paraId="0F032D17" w14:textId="77777777" w:rsidR="003655CF" w:rsidRDefault="00000000">
          <w:pPr>
            <w:ind w:left="113" w:right="113"/>
            <w:jc w:val="center"/>
            <w:rPr>
              <w:sz w:val="16"/>
              <w:szCs w:val="16"/>
            </w:rPr>
          </w:pPr>
          <w:r>
            <w:rPr>
              <w:sz w:val="16"/>
            </w:rPr>
            <w:t>Инв. № подл.</w:t>
          </w:r>
        </w:p>
      </w:tc>
      <w:tc>
        <w:tcPr>
          <w:tcW w:w="396" w:type="dxa"/>
          <w:vMerge w:val="restart"/>
          <w:tcBorders>
            <w:left w:val="single" w:sz="12" w:space="0" w:color="auto"/>
            <w:right w:val="nil"/>
          </w:tcBorders>
          <w:shd w:val="clear" w:color="auto" w:fill="auto"/>
          <w:textDirection w:val="btLr"/>
          <w:vAlign w:val="center"/>
        </w:tcPr>
        <w:p w14:paraId="07E5783E" w14:textId="77777777" w:rsidR="003655CF" w:rsidRDefault="003655CF">
          <w:pPr>
            <w:jc w:val="center"/>
          </w:pPr>
        </w:p>
      </w:tc>
      <w:tc>
        <w:tcPr>
          <w:tcW w:w="11907" w:type="dxa"/>
          <w:vMerge/>
          <w:tcBorders>
            <w:left w:val="nil"/>
            <w:right w:val="single" w:sz="12" w:space="0" w:color="auto"/>
          </w:tcBorders>
        </w:tcPr>
        <w:p w14:paraId="09428E6F" w14:textId="77777777" w:rsidR="003655CF" w:rsidRDefault="003655CF">
          <w:pPr>
            <w:rPr>
              <w:sz w:val="20"/>
            </w:rPr>
          </w:pPr>
        </w:p>
      </w:tc>
      <w:tc>
        <w:tcPr>
          <w:tcW w:w="1133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95EFCBC" w14:textId="77777777" w:rsidR="003655CF" w:rsidRDefault="00000000">
          <w:pPr>
            <w:ind w:left="-57" w:right="-57"/>
            <w:rPr>
              <w:rFonts w:cs="Arial"/>
              <w:sz w:val="20"/>
            </w:rPr>
          </w:pPr>
          <w:r w:rsidRPr="004B421F">
            <w:rPr>
              <w:rFonts w:cs="Arial"/>
              <w:sz w:val="20"/>
            </w:rPr>
            <w:t>Разраб.</w:t>
          </w:r>
        </w:p>
      </w:tc>
      <w:tc>
        <w:tcPr>
          <w:tcW w:w="1134" w:type="dxa"/>
          <w:gridSpan w:val="2"/>
          <w:tcBorders>
            <w:top w:val="single" w:sz="12" w:space="0" w:color="auto"/>
            <w:bottom w:val="single" w:sz="4" w:space="0" w:color="auto"/>
          </w:tcBorders>
          <w:vAlign w:val="center"/>
        </w:tcPr>
        <w:p w14:paraId="2C128BEB" w14:textId="77777777" w:rsidR="003655CF" w:rsidRDefault="00000000">
          <w:pPr>
            <w:ind w:left="-57" w:right="-57"/>
            <w:rPr>
              <w:rFonts w:cs="Arial"/>
              <w:spacing w:val="-10"/>
              <w:sz w:val="20"/>
            </w:rPr>
          </w:pPr>
          <w:r>
            <w:rPr>
              <w:rFonts w:cs="Arial"/>
              <w:spacing w:val="-10"/>
              <w:sz w:val="20"/>
            </w:rPr>
            <w:t>Старостина</w:t>
          </w:r>
        </w:p>
      </w:tc>
      <w:tc>
        <w:tcPr>
          <w:tcW w:w="851" w:type="dxa"/>
          <w:tcBorders>
            <w:top w:val="single" w:sz="12" w:space="0" w:color="auto"/>
            <w:bottom w:val="single" w:sz="4" w:space="0" w:color="auto"/>
          </w:tcBorders>
          <w:vAlign w:val="center"/>
        </w:tcPr>
        <w:p w14:paraId="5E8E851F" w14:textId="118FE33C" w:rsidR="003655CF" w:rsidRDefault="009874B8">
          <w:pPr>
            <w:ind w:left="-57" w:right="-170"/>
            <w:jc w:val="center"/>
            <w:rPr>
              <w:rFonts w:cs="Arial"/>
              <w:sz w:val="20"/>
            </w:rPr>
          </w:pPr>
          <w:r>
            <w:rPr>
              <w:noProof/>
            </w:rPr>
            <w:drawing>
              <wp:inline distT="0" distB="0" distL="0" distR="0" wp14:anchorId="3D3E5362" wp14:editId="7C6032F5">
                <wp:extent cx="381000" cy="190500"/>
                <wp:effectExtent l="0" t="0" r="0" b="0"/>
                <wp:docPr id="8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" w:type="dxa"/>
          <w:tcBorders>
            <w:top w:val="single" w:sz="12" w:space="0" w:color="auto"/>
            <w:bottom w:val="single" w:sz="4" w:space="0" w:color="auto"/>
          </w:tcBorders>
          <w:vAlign w:val="center"/>
        </w:tcPr>
        <w:p w14:paraId="1C95CC6F" w14:textId="77777777" w:rsidR="003655CF" w:rsidRDefault="00000000">
          <w:pPr>
            <w:ind w:left="-271" w:right="-215"/>
            <w:jc w:val="center"/>
            <w:rPr>
              <w:sz w:val="14"/>
            </w:rPr>
          </w:pPr>
          <w:r>
            <w:rPr>
              <w:sz w:val="14"/>
            </w:rPr>
            <w:t xml:space="preserve"> 20.</w:t>
          </w:r>
          <w:r>
            <w:rPr>
              <w:sz w:val="14"/>
              <w:lang w:val="en-US"/>
            </w:rPr>
            <w:t>06</w:t>
          </w:r>
          <w:r>
            <w:rPr>
              <w:sz w:val="14"/>
            </w:rPr>
            <w:t>.24</w:t>
          </w:r>
        </w:p>
      </w:tc>
      <w:tc>
        <w:tcPr>
          <w:tcW w:w="3798" w:type="dxa"/>
          <w:vMerge w:val="restart"/>
          <w:vAlign w:val="center"/>
        </w:tcPr>
        <w:p w14:paraId="39D06D74" w14:textId="77777777" w:rsidR="003655CF" w:rsidRDefault="00000000">
          <w:pPr>
            <w:autoSpaceDE w:val="0"/>
            <w:autoSpaceDN w:val="0"/>
            <w:adjustRightInd w:val="0"/>
            <w:jc w:val="center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Перечень трубопроводов</w:t>
          </w:r>
        </w:p>
        <w:p w14:paraId="0C03DEA6" w14:textId="77777777" w:rsidR="003655CF" w:rsidRDefault="00000000">
          <w:pPr>
            <w:autoSpaceDE w:val="0"/>
            <w:autoSpaceDN w:val="0"/>
            <w:adjustRightInd w:val="0"/>
            <w:jc w:val="center"/>
            <w:rPr>
              <w:rFonts w:cs="Arial"/>
              <w:sz w:val="20"/>
            </w:rPr>
          </w:pPr>
          <w:r>
            <w:rPr>
              <w:rFonts w:cs="Arial"/>
              <w:sz w:val="20"/>
              <w:lang w:val="en-US"/>
            </w:rPr>
            <w:t>L</w:t>
          </w:r>
          <w:r w:rsidRPr="00EA6294">
            <w:rPr>
              <w:rFonts w:cs="Arial"/>
              <w:sz w:val="20"/>
              <w:lang w:val="en-US"/>
            </w:rPr>
            <w:t>ist</w:t>
          </w:r>
          <w:r w:rsidRPr="00F62F12">
            <w:rPr>
              <w:rFonts w:cs="Arial"/>
              <w:sz w:val="20"/>
            </w:rPr>
            <w:t xml:space="preserve"> </w:t>
          </w:r>
          <w:r>
            <w:rPr>
              <w:rFonts w:cs="Arial"/>
              <w:sz w:val="20"/>
              <w:lang w:val="en-US"/>
            </w:rPr>
            <w:t>of</w:t>
          </w:r>
          <w:r w:rsidRPr="00F62F12">
            <w:rPr>
              <w:rFonts w:cs="Arial"/>
              <w:sz w:val="20"/>
            </w:rPr>
            <w:t xml:space="preserve"> </w:t>
          </w:r>
          <w:r>
            <w:rPr>
              <w:rFonts w:cs="Arial"/>
              <w:sz w:val="20"/>
              <w:lang w:val="en-US"/>
            </w:rPr>
            <w:t>pipelines</w:t>
          </w:r>
        </w:p>
      </w:tc>
      <w:tc>
        <w:tcPr>
          <w:tcW w:w="851" w:type="dxa"/>
          <w:tcBorders>
            <w:top w:val="single" w:sz="12" w:space="0" w:color="auto"/>
          </w:tcBorders>
          <w:vAlign w:val="center"/>
        </w:tcPr>
        <w:p w14:paraId="0B81422D" w14:textId="77777777" w:rsidR="003655CF" w:rsidRDefault="00000000">
          <w:pPr>
            <w:ind w:left="-114" w:right="-102"/>
            <w:jc w:val="center"/>
            <w:rPr>
              <w:rFonts w:cs="Arial"/>
              <w:sz w:val="20"/>
            </w:rPr>
          </w:pPr>
          <w:r w:rsidRPr="005E5353">
            <w:rPr>
              <w:rFonts w:cs="Arial"/>
              <w:sz w:val="20"/>
            </w:rPr>
            <w:t>Стадия</w:t>
          </w:r>
        </w:p>
      </w:tc>
      <w:tc>
        <w:tcPr>
          <w:tcW w:w="851" w:type="dxa"/>
          <w:gridSpan w:val="2"/>
          <w:tcBorders>
            <w:top w:val="single" w:sz="12" w:space="0" w:color="auto"/>
          </w:tcBorders>
          <w:vAlign w:val="center"/>
        </w:tcPr>
        <w:p w14:paraId="78D470D7" w14:textId="77777777" w:rsidR="003655CF" w:rsidRDefault="00000000">
          <w:pPr>
            <w:jc w:val="center"/>
            <w:rPr>
              <w:rFonts w:cs="Arial"/>
              <w:sz w:val="20"/>
            </w:rPr>
          </w:pPr>
          <w:r w:rsidRPr="005E5353">
            <w:rPr>
              <w:rFonts w:cs="Arial"/>
              <w:sz w:val="20"/>
            </w:rPr>
            <w:t>Лист</w:t>
          </w:r>
        </w:p>
      </w:tc>
      <w:tc>
        <w:tcPr>
          <w:tcW w:w="1134" w:type="dxa"/>
          <w:tcBorders>
            <w:top w:val="single" w:sz="12" w:space="0" w:color="auto"/>
            <w:right w:val="nil"/>
          </w:tcBorders>
          <w:vAlign w:val="center"/>
        </w:tcPr>
        <w:p w14:paraId="08F9E6AA" w14:textId="77777777" w:rsidR="003655CF" w:rsidRDefault="00000000">
          <w:pPr>
            <w:jc w:val="center"/>
            <w:rPr>
              <w:rFonts w:cs="Arial"/>
              <w:sz w:val="20"/>
            </w:rPr>
          </w:pPr>
          <w:r w:rsidRPr="005E5353">
            <w:rPr>
              <w:rFonts w:cs="Arial"/>
              <w:sz w:val="20"/>
            </w:rPr>
            <w:t>Листов</w:t>
          </w:r>
        </w:p>
      </w:tc>
    </w:tr>
    <w:tr w:rsidR="003655CF" w14:paraId="5932A704" w14:textId="77777777" w:rsidTr="0062741B">
      <w:trPr>
        <w:cantSplit/>
        <w:trHeight w:val="284"/>
      </w:trPr>
      <w:tc>
        <w:tcPr>
          <w:tcW w:w="287" w:type="dxa"/>
          <w:vMerge/>
          <w:tcBorders>
            <w:left w:val="single" w:sz="12" w:space="0" w:color="auto"/>
            <w:right w:val="single" w:sz="12" w:space="0" w:color="auto"/>
          </w:tcBorders>
          <w:shd w:val="clear" w:color="auto" w:fill="auto"/>
        </w:tcPr>
        <w:p w14:paraId="46750C2D" w14:textId="77777777" w:rsidR="003655CF" w:rsidRDefault="003655CF">
          <w:pPr>
            <w:rPr>
              <w:sz w:val="20"/>
            </w:rPr>
          </w:pPr>
        </w:p>
      </w:tc>
      <w:tc>
        <w:tcPr>
          <w:tcW w:w="396" w:type="dxa"/>
          <w:vMerge/>
          <w:tcBorders>
            <w:left w:val="single" w:sz="12" w:space="0" w:color="auto"/>
            <w:right w:val="nil"/>
          </w:tcBorders>
          <w:shd w:val="clear" w:color="auto" w:fill="auto"/>
        </w:tcPr>
        <w:p w14:paraId="13610293" w14:textId="77777777" w:rsidR="003655CF" w:rsidRDefault="003655CF">
          <w:pPr>
            <w:rPr>
              <w:sz w:val="20"/>
            </w:rPr>
          </w:pPr>
        </w:p>
      </w:tc>
      <w:tc>
        <w:tcPr>
          <w:tcW w:w="11907" w:type="dxa"/>
          <w:vMerge/>
          <w:tcBorders>
            <w:left w:val="nil"/>
            <w:right w:val="single" w:sz="12" w:space="0" w:color="auto"/>
          </w:tcBorders>
        </w:tcPr>
        <w:p w14:paraId="0BAC8E48" w14:textId="77777777" w:rsidR="003655CF" w:rsidRDefault="003655CF">
          <w:pPr>
            <w:rPr>
              <w:sz w:val="20"/>
            </w:rPr>
          </w:pPr>
        </w:p>
      </w:tc>
      <w:tc>
        <w:tcPr>
          <w:tcW w:w="1133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5DB2191" w14:textId="77777777" w:rsidR="003655CF" w:rsidRDefault="00000000">
          <w:pPr>
            <w:ind w:left="-57" w:right="-57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Провер.</w:t>
          </w:r>
        </w:p>
      </w:tc>
      <w:tc>
        <w:tcPr>
          <w:tcW w:w="1134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2A3A777" w14:textId="77777777" w:rsidR="003655CF" w:rsidRDefault="00000000">
          <w:pPr>
            <w:ind w:left="-57" w:right="-57"/>
            <w:rPr>
              <w:rFonts w:cs="Arial"/>
              <w:spacing w:val="-28"/>
              <w:sz w:val="20"/>
            </w:rPr>
          </w:pPr>
          <w:r w:rsidRPr="003E45D7">
            <w:rPr>
              <w:rFonts w:cs="Arial"/>
              <w:spacing w:val="-28"/>
              <w:sz w:val="20"/>
            </w:rPr>
            <w:t>Новосельцева</w:t>
          </w:r>
        </w:p>
      </w:tc>
      <w:tc>
        <w:tcPr>
          <w:tcW w:w="851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0B5C80BC" w14:textId="343DA191" w:rsidR="003655CF" w:rsidRDefault="009874B8">
          <w:pPr>
            <w:ind w:left="-57" w:right="-170"/>
            <w:jc w:val="center"/>
            <w:rPr>
              <w:rFonts w:cs="Arial"/>
              <w:sz w:val="20"/>
            </w:rPr>
          </w:pPr>
          <w:r>
            <w:rPr>
              <w:noProof/>
            </w:rPr>
            <w:drawing>
              <wp:inline distT="0" distB="0" distL="0" distR="0" wp14:anchorId="1B11BBD5" wp14:editId="08FB4C8C">
                <wp:extent cx="438150" cy="171450"/>
                <wp:effectExtent l="0" t="0" r="0" b="0"/>
                <wp:docPr id="9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B33CEA">
            <w:rPr>
              <w:noProof/>
            </w:rPr>
            <w:pict w14:anchorId="29548192">
              <v:group id="Group 12" o:spid="_x0000_s1061" style="position:absolute;left:0;text-align:left;margin-left:428.65pt;margin-top:163.5pt;width:60.35pt;height:34.05pt;z-index:251659264;mso-position-horizontal-relative:text;mso-position-vertical-relative:text" coordorigin="1941,11918" coordsize="7216,3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">
                <v:shape id="Freeform 14" o:spid="_x0000_s1062" style="position:absolute;left:1941;top:11918;width:7216;height:3352;visibility:visible;mso-wrap-style:square;v-text-anchor:top" coordsize="7216,3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" path="m1759,1117v-50,55,-100,111,-106,150c1647,1306,1671,1378,1722,1349v51,-29,181,-185,238,-257c2017,1020,2039,962,2066,917v27,-45,71,-61,56,-94c2107,790,2077,723,1978,716v-99,-7,-256,-20,-450,63c1334,862,1014,1063,814,1217,614,1371,455,1550,325,1706,195,1862,62,2035,31,2154v-31,119,5,240,107,265c240,2444,432,2389,645,2307v213,-82,606,-295,770,-382c1579,1838,1600,1814,1628,1787v28,-27,6,-86,-44,-25c1534,1823,1368,2071,1327,2154v-41,83,-9,85,13,109c1362,2287,1382,2308,1459,2300v77,-8,206,-34,344,-87c1941,2160,2164,2054,2285,1981v121,-73,200,-147,244,-206c2573,1716,2601,1651,2548,1624v-53,-27,-229,-31,-338,-12c2101,1631,1994,1671,1897,1737v-97,66,-201,199,-269,269c1560,2076,1512,2096,1490,2154v-22,58,-48,181,6,203c1550,2379,1715,2328,1816,2288v101,-40,199,-121,288,-169c2193,2071,2326,1994,2348,2000v22,6,-85,106,-113,154c2207,2202,2130,2278,2179,2288v49,10,214,-28,350,-75c2665,2166,2870,2072,2993,2006v123,-66,212,-135,275,-188c3331,1765,3371,1710,3368,1687v-3,-23,-54,-36,-119,-6c3184,1711,3051,1789,2980,1868v-71,79,-137,218,-156,286c2805,2222,2793,2275,2867,2275v74,,272,-82,401,-121c3397,2115,3535,2081,3644,2042v109,-39,201,-84,275,-123c3993,1880,4035,1844,4088,1806v53,-38,125,-69,150,-113c4263,1649,4277,1552,4238,1543v-39,-9,-166,54,-237,94c3930,1677,3868,1730,3813,1781v-55,51,-115,113,-144,163c3640,1994,3620,2059,3637,2081v17,22,59,19,132,-6c3842,2050,3998,1971,4076,1931v78,-40,109,-63,162,-94c4291,1806,4396,1731,4395,1743v-1,12,-133,119,-163,169c4202,1962,4192,2012,4213,2042v21,30,34,70,144,52c4467,2076,4697,1994,4871,1931v174,-63,317,-105,532,-213c5618,1610,5930,1448,6161,1280v231,-168,488,-434,626,-570c6925,574,6921,556,6987,466v66,-90,161,-220,194,-294c7214,98,7216,40,7187,21,7158,2,7107,,7006,59v-101,59,-225,126,-424,319c6383,571,6206,792,5810,1217,5414,1642,4531,2574,4207,2930v-324,356,-334,389,-344,422e" filled="f">
                  <v:path arrowok="t" o:connecttype="custom" o:connectlocs="1653,1267;1960,1092;2122,823;1528,779;325,1706;138,2419;1415,1925;1584,1762;1340,2263;1803,2213;2529,1775;2210,1612;1628,2006;1496,2357;2104,2119;2235,2154;2529,2213;3268,1818;3249,1681;2824,2154;3268,2154;3919,1919;4238,1693;4001,1637;3669,1944;3769,2075;4238,1837;4232,1912;4357,2094;5403,1718;6787,710;7181,172;7006,59;5810,1217;3863,3352" o:connectangles="0,0,0,0,0,0,0,0,0,0,0,0,0,0,0,0,0,0,0,0,0,0,0,0,0,0,0,0,0,0,0,0,0,0,0"/>
                </v:shape>
                <v:shape id="Freeform 13" o:spid="_x0000_s1063" style="position:absolute;left:7532;top:13937;width:1509;height:313;visibility:visible;mso-wrap-style:square;v-text-anchor:top" coordsize="1509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" path="m,313c140,237,281,161,426,112,571,63,728,36,871,18,1014,,1176,6,1282,6v106,,183,10,227,12e" filled="f">
                  <v:path arrowok="t" o:connecttype="custom" o:connectlocs="0,313;426,112;871,18;1282,6;1509,18" o:connectangles="0,0,0,0,0"/>
                </v:shape>
              </v:group>
            </w:pict>
          </w:r>
        </w:p>
      </w:tc>
      <w:tc>
        <w:tcPr>
          <w:tcW w:w="595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6C3738D" w14:textId="77777777" w:rsidR="003655CF" w:rsidRDefault="00000000">
          <w:pPr>
            <w:ind w:left="-271" w:right="-215"/>
            <w:jc w:val="center"/>
            <w:rPr>
              <w:sz w:val="14"/>
            </w:rPr>
          </w:pPr>
          <w:r>
            <w:rPr>
              <w:sz w:val="14"/>
            </w:rPr>
            <w:t xml:space="preserve"> 20.</w:t>
          </w:r>
          <w:r>
            <w:rPr>
              <w:sz w:val="14"/>
              <w:lang w:val="en-US"/>
            </w:rPr>
            <w:t>06</w:t>
          </w:r>
          <w:r>
            <w:rPr>
              <w:sz w:val="14"/>
            </w:rPr>
            <w:t>.24</w:t>
          </w:r>
        </w:p>
      </w:tc>
      <w:tc>
        <w:tcPr>
          <w:tcW w:w="3798" w:type="dxa"/>
          <w:vMerge/>
          <w:vAlign w:val="center"/>
        </w:tcPr>
        <w:p w14:paraId="4334DE76" w14:textId="77777777" w:rsidR="003655CF" w:rsidRDefault="003655CF">
          <w:pPr>
            <w:autoSpaceDE w:val="0"/>
            <w:autoSpaceDN w:val="0"/>
            <w:adjustRightInd w:val="0"/>
            <w:jc w:val="center"/>
            <w:rPr>
              <w:rFonts w:cs="Arial"/>
              <w:sz w:val="20"/>
            </w:rPr>
          </w:pPr>
        </w:p>
      </w:tc>
      <w:tc>
        <w:tcPr>
          <w:tcW w:w="851" w:type="dxa"/>
          <w:tcBorders>
            <w:bottom w:val="single" w:sz="12" w:space="0" w:color="auto"/>
          </w:tcBorders>
          <w:vAlign w:val="center"/>
        </w:tcPr>
        <w:p w14:paraId="5E47209E" w14:textId="77777777" w:rsidR="003655CF" w:rsidRDefault="00000000">
          <w:pPr>
            <w:jc w:val="center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Р</w:t>
          </w:r>
          <w:r>
            <w:rPr>
              <w:rFonts w:cs="Arial"/>
              <w:sz w:val="20"/>
            </w:rPr>
            <w:fldChar w:fldCharType="begin"/>
          </w:r>
          <w:r w:rsidRPr="005E5353">
            <w:rPr>
              <w:rFonts w:cs="Arial"/>
              <w:sz w:val="20"/>
            </w:rPr>
            <w:instrText xml:space="preserve"> DOCPROPERTY  #Стадия  \* MERGEFORMAT </w:instrText>
          </w:r>
          <w:del w:id="594" w:author="Старостина Виктория Константиновна" w:date="2024-06-20T13:49:00Z">
            <w:r>
              <w:rPr>
                <w:rFonts w:cs="Arial"/>
                <w:sz w:val="20"/>
              </w:rPr>
              <w:fldChar w:fldCharType="separate"/>
            </w:r>
          </w:del>
          <w:r>
            <w:rPr>
              <w:rFonts w:cs="Arial"/>
              <w:sz w:val="20"/>
            </w:rPr>
            <w:fldChar w:fldCharType="end"/>
          </w:r>
        </w:p>
      </w:tc>
      <w:tc>
        <w:tcPr>
          <w:tcW w:w="851" w:type="dxa"/>
          <w:gridSpan w:val="2"/>
          <w:tcBorders>
            <w:bottom w:val="single" w:sz="12" w:space="0" w:color="auto"/>
          </w:tcBorders>
          <w:vAlign w:val="center"/>
        </w:tcPr>
        <w:p w14:paraId="69BB3FBD" w14:textId="77777777" w:rsidR="003655CF" w:rsidRDefault="00000000">
          <w:pPr>
            <w:ind w:right="-57"/>
            <w:jc w:val="center"/>
            <w:rPr>
              <w:rFonts w:cs="Arial"/>
              <w:sz w:val="20"/>
            </w:rPr>
          </w:pPr>
          <w:r>
            <w:rPr>
              <w:rStyle w:val="a9"/>
              <w:rFonts w:cs="Arial"/>
            </w:rPr>
            <w:fldChar w:fldCharType="begin"/>
          </w:r>
          <w:r w:rsidRPr="005E5353">
            <w:rPr>
              <w:rStyle w:val="a9"/>
              <w:rFonts w:cs="Arial"/>
            </w:rPr>
            <w:instrText xml:space="preserve"> PAGE </w:instrText>
          </w:r>
          <w:r>
            <w:rPr>
              <w:rStyle w:val="a9"/>
              <w:rFonts w:cs="Arial"/>
            </w:rPr>
            <w:fldChar w:fldCharType="separate"/>
          </w:r>
          <w:r>
            <w:rPr>
              <w:rStyle w:val="a9"/>
              <w:rFonts w:cs="Arial"/>
              <w:noProof/>
            </w:rPr>
            <w:t>1</w:t>
          </w:r>
          <w:r>
            <w:rPr>
              <w:rStyle w:val="a9"/>
              <w:rFonts w:cs="Arial"/>
            </w:rPr>
            <w:fldChar w:fldCharType="end"/>
          </w:r>
        </w:p>
      </w:tc>
      <w:tc>
        <w:tcPr>
          <w:tcW w:w="1134" w:type="dxa"/>
          <w:tcBorders>
            <w:bottom w:val="single" w:sz="12" w:space="0" w:color="auto"/>
            <w:right w:val="nil"/>
          </w:tcBorders>
          <w:vAlign w:val="center"/>
        </w:tcPr>
        <w:p w14:paraId="4F89168B" w14:textId="77777777" w:rsidR="003655CF" w:rsidRDefault="00000000">
          <w:pPr>
            <w:jc w:val="center"/>
            <w:rPr>
              <w:rFonts w:cs="Arial"/>
              <w:sz w:val="20"/>
              <w:lang w:val="en-US"/>
            </w:rPr>
          </w:pPr>
          <w:r>
            <w:rPr>
              <w:rStyle w:val="a9"/>
              <w:rFonts w:cs="Arial"/>
              <w:lang w:val="en-US"/>
            </w:rPr>
            <w:t>24</w:t>
          </w:r>
        </w:p>
      </w:tc>
    </w:tr>
    <w:tr w:rsidR="003655CF" w14:paraId="0B818712" w14:textId="77777777" w:rsidTr="0062741B">
      <w:trPr>
        <w:cantSplit/>
        <w:trHeight w:val="284"/>
      </w:trPr>
      <w:tc>
        <w:tcPr>
          <w:tcW w:w="287" w:type="dxa"/>
          <w:vMerge/>
          <w:tcBorders>
            <w:left w:val="single" w:sz="12" w:space="0" w:color="auto"/>
            <w:right w:val="single" w:sz="12" w:space="0" w:color="auto"/>
          </w:tcBorders>
          <w:shd w:val="clear" w:color="auto" w:fill="auto"/>
        </w:tcPr>
        <w:p w14:paraId="073E1A1A" w14:textId="77777777" w:rsidR="003655CF" w:rsidRDefault="003655CF">
          <w:pPr>
            <w:rPr>
              <w:sz w:val="20"/>
            </w:rPr>
          </w:pPr>
        </w:p>
      </w:tc>
      <w:tc>
        <w:tcPr>
          <w:tcW w:w="396" w:type="dxa"/>
          <w:vMerge/>
          <w:tcBorders>
            <w:left w:val="single" w:sz="12" w:space="0" w:color="auto"/>
            <w:right w:val="nil"/>
          </w:tcBorders>
          <w:shd w:val="clear" w:color="auto" w:fill="auto"/>
        </w:tcPr>
        <w:p w14:paraId="747BFC28" w14:textId="77777777" w:rsidR="003655CF" w:rsidRDefault="003655CF">
          <w:pPr>
            <w:rPr>
              <w:sz w:val="20"/>
            </w:rPr>
          </w:pPr>
        </w:p>
      </w:tc>
      <w:tc>
        <w:tcPr>
          <w:tcW w:w="11907" w:type="dxa"/>
          <w:vMerge/>
          <w:tcBorders>
            <w:left w:val="nil"/>
            <w:right w:val="single" w:sz="12" w:space="0" w:color="auto"/>
          </w:tcBorders>
        </w:tcPr>
        <w:p w14:paraId="53858AE2" w14:textId="77777777" w:rsidR="003655CF" w:rsidRDefault="003655CF">
          <w:pPr>
            <w:rPr>
              <w:sz w:val="20"/>
            </w:rPr>
          </w:pPr>
        </w:p>
      </w:tc>
      <w:tc>
        <w:tcPr>
          <w:tcW w:w="1133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452DDFC9" w14:textId="77777777" w:rsidR="003655CF" w:rsidRDefault="00000000">
          <w:pPr>
            <w:ind w:left="-57" w:right="-57"/>
            <w:rPr>
              <w:rFonts w:cs="Arial"/>
              <w:sz w:val="20"/>
            </w:rPr>
          </w:pPr>
          <w:r w:rsidRPr="004B421F">
            <w:rPr>
              <w:rFonts w:cs="Arial"/>
              <w:sz w:val="20"/>
            </w:rPr>
            <w:t>Нач.отд.</w:t>
          </w:r>
        </w:p>
      </w:tc>
      <w:tc>
        <w:tcPr>
          <w:tcW w:w="1134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0BEEFA24" w14:textId="77777777" w:rsidR="003655CF" w:rsidRDefault="00000000">
          <w:pPr>
            <w:ind w:left="-57" w:right="-101"/>
            <w:rPr>
              <w:rFonts w:cs="Arial"/>
              <w:spacing w:val="-16"/>
              <w:sz w:val="20"/>
            </w:rPr>
          </w:pPr>
          <w:r w:rsidRPr="003E45D7">
            <w:rPr>
              <w:rFonts w:cs="Arial"/>
              <w:spacing w:val="-16"/>
              <w:sz w:val="20"/>
            </w:rPr>
            <w:t>Бурмистрова</w:t>
          </w:r>
        </w:p>
      </w:tc>
      <w:tc>
        <w:tcPr>
          <w:tcW w:w="851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69FEDB91" w14:textId="3A1DCA25" w:rsidR="003655CF" w:rsidRDefault="009874B8">
          <w:pPr>
            <w:ind w:left="-57" w:right="-170"/>
            <w:jc w:val="center"/>
            <w:rPr>
              <w:rFonts w:cs="Arial"/>
              <w:sz w:val="20"/>
            </w:rPr>
          </w:pPr>
          <w:r>
            <w:rPr>
              <w:noProof/>
            </w:rPr>
            <w:drawing>
              <wp:inline distT="0" distB="0" distL="0" distR="0" wp14:anchorId="791961F9" wp14:editId="22588CC9">
                <wp:extent cx="495300" cy="180975"/>
                <wp:effectExtent l="0" t="0" r="0" b="0"/>
                <wp:docPr id="10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13A351F" w14:textId="77777777" w:rsidR="003655CF" w:rsidRDefault="00000000">
          <w:pPr>
            <w:ind w:left="-271" w:right="-215"/>
            <w:jc w:val="center"/>
            <w:rPr>
              <w:sz w:val="14"/>
            </w:rPr>
          </w:pPr>
          <w:r>
            <w:rPr>
              <w:sz w:val="14"/>
            </w:rPr>
            <w:t xml:space="preserve"> 20.</w:t>
          </w:r>
          <w:r>
            <w:rPr>
              <w:sz w:val="14"/>
              <w:lang w:val="en-US"/>
            </w:rPr>
            <w:t>06</w:t>
          </w:r>
          <w:r>
            <w:rPr>
              <w:sz w:val="14"/>
            </w:rPr>
            <w:t>.24</w:t>
          </w:r>
        </w:p>
      </w:tc>
      <w:tc>
        <w:tcPr>
          <w:tcW w:w="3798" w:type="dxa"/>
          <w:vMerge/>
          <w:vAlign w:val="center"/>
        </w:tcPr>
        <w:p w14:paraId="6114D23B" w14:textId="77777777" w:rsidR="003655CF" w:rsidRDefault="003655CF">
          <w:pPr>
            <w:autoSpaceDE w:val="0"/>
            <w:autoSpaceDN w:val="0"/>
            <w:adjustRightInd w:val="0"/>
            <w:jc w:val="center"/>
            <w:rPr>
              <w:rFonts w:ascii="MS Sans Serif" w:hAnsi="MS Sans Serif" w:cs="MS Sans Serif"/>
              <w:sz w:val="20"/>
              <w:lang w:val="en-US"/>
            </w:rPr>
          </w:pPr>
        </w:p>
      </w:tc>
      <w:tc>
        <w:tcPr>
          <w:tcW w:w="1418" w:type="dxa"/>
          <w:gridSpan w:val="2"/>
          <w:vMerge w:val="restart"/>
          <w:tcBorders>
            <w:top w:val="single" w:sz="12" w:space="0" w:color="auto"/>
            <w:right w:val="nil"/>
          </w:tcBorders>
          <w:vAlign w:val="center"/>
        </w:tcPr>
        <w:p w14:paraId="76D217E4" w14:textId="77777777" w:rsidR="003655CF" w:rsidRDefault="003655CF">
          <w:pPr>
            <w:spacing w:before="20"/>
            <w:jc w:val="center"/>
            <w:rPr>
              <w:rFonts w:cs="Arial"/>
              <w:sz w:val="20"/>
            </w:rPr>
          </w:pPr>
        </w:p>
      </w:tc>
      <w:tc>
        <w:tcPr>
          <w:tcW w:w="1418" w:type="dxa"/>
          <w:gridSpan w:val="2"/>
          <w:vMerge w:val="restart"/>
          <w:tcBorders>
            <w:top w:val="single" w:sz="12" w:space="0" w:color="auto"/>
            <w:right w:val="nil"/>
          </w:tcBorders>
          <w:vAlign w:val="center"/>
        </w:tcPr>
        <w:p w14:paraId="74EB8CB2" w14:textId="77777777" w:rsidR="003655CF" w:rsidRDefault="003655CF">
          <w:pPr>
            <w:spacing w:before="20"/>
            <w:jc w:val="center"/>
            <w:rPr>
              <w:rFonts w:cs="Arial"/>
              <w:sz w:val="20"/>
            </w:rPr>
          </w:pPr>
        </w:p>
      </w:tc>
    </w:tr>
    <w:tr w:rsidR="003655CF" w14:paraId="42644E39" w14:textId="77777777" w:rsidTr="00855771">
      <w:trPr>
        <w:cantSplit/>
        <w:trHeight w:val="284"/>
      </w:trPr>
      <w:tc>
        <w:tcPr>
          <w:tcW w:w="287" w:type="dxa"/>
          <w:vMerge/>
          <w:tcBorders>
            <w:left w:val="single" w:sz="12" w:space="0" w:color="auto"/>
            <w:right w:val="single" w:sz="12" w:space="0" w:color="auto"/>
          </w:tcBorders>
          <w:shd w:val="clear" w:color="auto" w:fill="auto"/>
        </w:tcPr>
        <w:p w14:paraId="03278181" w14:textId="77777777" w:rsidR="003655CF" w:rsidRDefault="003655CF">
          <w:pPr>
            <w:rPr>
              <w:sz w:val="20"/>
            </w:rPr>
          </w:pPr>
        </w:p>
      </w:tc>
      <w:tc>
        <w:tcPr>
          <w:tcW w:w="396" w:type="dxa"/>
          <w:vMerge/>
          <w:tcBorders>
            <w:left w:val="single" w:sz="12" w:space="0" w:color="auto"/>
            <w:right w:val="nil"/>
          </w:tcBorders>
          <w:shd w:val="clear" w:color="auto" w:fill="auto"/>
        </w:tcPr>
        <w:p w14:paraId="1D9FDBAD" w14:textId="77777777" w:rsidR="003655CF" w:rsidRDefault="003655CF">
          <w:pPr>
            <w:rPr>
              <w:sz w:val="20"/>
            </w:rPr>
          </w:pPr>
        </w:p>
      </w:tc>
      <w:tc>
        <w:tcPr>
          <w:tcW w:w="11907" w:type="dxa"/>
          <w:vMerge/>
          <w:tcBorders>
            <w:left w:val="nil"/>
            <w:right w:val="single" w:sz="12" w:space="0" w:color="auto"/>
          </w:tcBorders>
        </w:tcPr>
        <w:p w14:paraId="18BB3CF7" w14:textId="77777777" w:rsidR="003655CF" w:rsidRDefault="003655CF">
          <w:pPr>
            <w:rPr>
              <w:sz w:val="20"/>
            </w:rPr>
          </w:pPr>
        </w:p>
      </w:tc>
      <w:tc>
        <w:tcPr>
          <w:tcW w:w="1133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621E944A" w14:textId="77777777" w:rsidR="003655CF" w:rsidRDefault="00000000">
          <w:pPr>
            <w:ind w:left="-57" w:right="-57"/>
            <w:rPr>
              <w:sz w:val="20"/>
            </w:rPr>
          </w:pPr>
          <w:r w:rsidRPr="00903C28">
            <w:rPr>
              <w:sz w:val="20"/>
            </w:rPr>
            <w:t>Н. контр.</w:t>
          </w:r>
        </w:p>
      </w:tc>
      <w:tc>
        <w:tcPr>
          <w:tcW w:w="1134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A2BBC70" w14:textId="77777777" w:rsidR="003655CF" w:rsidRDefault="00000000">
          <w:pPr>
            <w:ind w:left="-57" w:right="-101"/>
            <w:rPr>
              <w:spacing w:val="-20"/>
              <w:sz w:val="20"/>
            </w:rPr>
          </w:pPr>
          <w:r w:rsidRPr="009F197C">
            <w:rPr>
              <w:rFonts w:cs="Arial"/>
              <w:spacing w:val="-28"/>
              <w:sz w:val="20"/>
            </w:rPr>
            <w:t>Новосельцева</w:t>
          </w:r>
        </w:p>
      </w:tc>
      <w:tc>
        <w:tcPr>
          <w:tcW w:w="851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0AE90190" w14:textId="59DDFCFC" w:rsidR="003655CF" w:rsidRDefault="009874B8">
          <w:pPr>
            <w:ind w:left="-57" w:right="-17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5DD094A0" wp14:editId="73C7FA65">
                <wp:extent cx="438150" cy="190500"/>
                <wp:effectExtent l="0" t="0" r="0" b="0"/>
                <wp:docPr id="1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27EDA1DE" w14:textId="77777777" w:rsidR="003655CF" w:rsidRDefault="00000000">
          <w:pPr>
            <w:ind w:left="-271" w:right="-215"/>
            <w:jc w:val="center"/>
            <w:rPr>
              <w:sz w:val="14"/>
            </w:rPr>
          </w:pPr>
          <w:r>
            <w:rPr>
              <w:sz w:val="14"/>
            </w:rPr>
            <w:t xml:space="preserve"> 20.</w:t>
          </w:r>
          <w:r>
            <w:rPr>
              <w:sz w:val="14"/>
              <w:lang w:val="en-US"/>
            </w:rPr>
            <w:t>06</w:t>
          </w:r>
          <w:r>
            <w:rPr>
              <w:sz w:val="14"/>
            </w:rPr>
            <w:t>.24</w:t>
          </w:r>
        </w:p>
      </w:tc>
      <w:tc>
        <w:tcPr>
          <w:tcW w:w="3798" w:type="dxa"/>
          <w:vMerge/>
          <w:vAlign w:val="center"/>
        </w:tcPr>
        <w:p w14:paraId="62679019" w14:textId="77777777" w:rsidR="003655CF" w:rsidRDefault="003655CF">
          <w:pPr>
            <w:jc w:val="center"/>
            <w:rPr>
              <w:sz w:val="20"/>
            </w:rPr>
          </w:pPr>
        </w:p>
      </w:tc>
      <w:tc>
        <w:tcPr>
          <w:tcW w:w="1418" w:type="dxa"/>
          <w:gridSpan w:val="2"/>
          <w:vMerge/>
          <w:tcBorders>
            <w:right w:val="nil"/>
          </w:tcBorders>
          <w:vAlign w:val="center"/>
        </w:tcPr>
        <w:p w14:paraId="3A0FEFBD" w14:textId="77777777" w:rsidR="003655CF" w:rsidRDefault="003655CF">
          <w:pPr>
            <w:rPr>
              <w:sz w:val="20"/>
            </w:rPr>
          </w:pPr>
        </w:p>
      </w:tc>
      <w:tc>
        <w:tcPr>
          <w:tcW w:w="1418" w:type="dxa"/>
          <w:gridSpan w:val="2"/>
          <w:vMerge/>
          <w:tcBorders>
            <w:right w:val="nil"/>
          </w:tcBorders>
          <w:vAlign w:val="center"/>
        </w:tcPr>
        <w:p w14:paraId="106D0BA4" w14:textId="77777777" w:rsidR="003655CF" w:rsidRDefault="003655CF">
          <w:pPr>
            <w:rPr>
              <w:sz w:val="20"/>
            </w:rPr>
          </w:pPr>
        </w:p>
      </w:tc>
    </w:tr>
    <w:tr w:rsidR="003655CF" w14:paraId="471B5508" w14:textId="77777777" w:rsidTr="00855771">
      <w:trPr>
        <w:cantSplit/>
        <w:trHeight w:val="284"/>
      </w:trPr>
      <w:tc>
        <w:tcPr>
          <w:tcW w:w="28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</w:tcPr>
        <w:p w14:paraId="1D19AAAA" w14:textId="77777777" w:rsidR="003655CF" w:rsidRDefault="003655CF">
          <w:pPr>
            <w:rPr>
              <w:sz w:val="20"/>
            </w:rPr>
          </w:pPr>
        </w:p>
      </w:tc>
      <w:tc>
        <w:tcPr>
          <w:tcW w:w="396" w:type="dxa"/>
          <w:vMerge/>
          <w:tcBorders>
            <w:left w:val="single" w:sz="12" w:space="0" w:color="auto"/>
            <w:bottom w:val="single" w:sz="12" w:space="0" w:color="auto"/>
            <w:right w:val="nil"/>
          </w:tcBorders>
          <w:shd w:val="clear" w:color="auto" w:fill="auto"/>
        </w:tcPr>
        <w:p w14:paraId="7CB4F9F2" w14:textId="77777777" w:rsidR="003655CF" w:rsidRDefault="003655CF">
          <w:pPr>
            <w:rPr>
              <w:sz w:val="20"/>
            </w:rPr>
          </w:pPr>
        </w:p>
      </w:tc>
      <w:tc>
        <w:tcPr>
          <w:tcW w:w="11907" w:type="dxa"/>
          <w:vMerge/>
          <w:tcBorders>
            <w:left w:val="nil"/>
            <w:bottom w:val="nil"/>
            <w:right w:val="single" w:sz="12" w:space="0" w:color="auto"/>
          </w:tcBorders>
        </w:tcPr>
        <w:p w14:paraId="45E5AFFA" w14:textId="77777777" w:rsidR="003655CF" w:rsidRDefault="003655CF">
          <w:pPr>
            <w:rPr>
              <w:sz w:val="20"/>
            </w:rPr>
          </w:pPr>
        </w:p>
      </w:tc>
      <w:tc>
        <w:tcPr>
          <w:tcW w:w="1133" w:type="dxa"/>
          <w:gridSpan w:val="2"/>
          <w:tcBorders>
            <w:top w:val="single" w:sz="4" w:space="0" w:color="auto"/>
            <w:left w:val="single" w:sz="12" w:space="0" w:color="auto"/>
            <w:bottom w:val="nil"/>
          </w:tcBorders>
          <w:vAlign w:val="center"/>
        </w:tcPr>
        <w:p w14:paraId="179CD56D" w14:textId="77777777" w:rsidR="003655CF" w:rsidRDefault="00000000">
          <w:pPr>
            <w:ind w:left="-57" w:right="-57"/>
            <w:rPr>
              <w:sz w:val="20"/>
            </w:rPr>
          </w:pPr>
          <w:r>
            <w:rPr>
              <w:sz w:val="20"/>
            </w:rPr>
            <w:t>ГИП</w:t>
          </w:r>
        </w:p>
      </w:tc>
      <w:tc>
        <w:tcPr>
          <w:tcW w:w="1134" w:type="dxa"/>
          <w:gridSpan w:val="2"/>
          <w:tcBorders>
            <w:top w:val="single" w:sz="4" w:space="0" w:color="auto"/>
            <w:bottom w:val="nil"/>
          </w:tcBorders>
          <w:vAlign w:val="center"/>
        </w:tcPr>
        <w:p w14:paraId="76B474A3" w14:textId="77777777" w:rsidR="003655CF" w:rsidRDefault="00000000">
          <w:pPr>
            <w:ind w:left="-57" w:right="-57"/>
            <w:rPr>
              <w:sz w:val="20"/>
            </w:rPr>
          </w:pPr>
          <w:r>
            <w:rPr>
              <w:sz w:val="20"/>
            </w:rPr>
            <w:t>Ямбарцев</w:t>
          </w:r>
        </w:p>
      </w:tc>
      <w:tc>
        <w:tcPr>
          <w:tcW w:w="851" w:type="dxa"/>
          <w:tcBorders>
            <w:top w:val="single" w:sz="4" w:space="0" w:color="auto"/>
            <w:bottom w:val="nil"/>
          </w:tcBorders>
          <w:vAlign w:val="center"/>
        </w:tcPr>
        <w:p w14:paraId="03EB7A58" w14:textId="08C78E02" w:rsidR="003655CF" w:rsidRDefault="00B33CEA">
          <w:pPr>
            <w:ind w:left="-57" w:right="-170"/>
            <w:jc w:val="center"/>
            <w:rPr>
              <w:sz w:val="20"/>
            </w:rPr>
          </w:pPr>
          <w:r>
            <w:rPr>
              <w:noProof/>
            </w:rPr>
            <w:pict w14:anchorId="0AA2DDD3">
              <v:group id="Group 7" o:spid="_x0000_s1058" style="position:absolute;left:0;text-align:left;margin-left:450.95pt;margin-top:233.4pt;width:68.4pt;height:35.5pt;z-index:251662336;mso-position-horizontal-relative:text;mso-position-vertical-relative:text" coordorigin="4955,4212" coordsize="3914,1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">
                <v:shape id="Freeform 9" o:spid="_x0000_s1059" style="position:absolute;left:5565;top:4488;width:2151;height:967;visibility:visible;mso-wrap-style:square;v-text-anchor:top" coordsize="2151,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" path="m765,290c712,325,526,452,450,501,344,575,194,681,126,732,81,769,59,786,39,807,19,828,12,839,6,858,1,875,,924,,924v7,41,36,33,72,42c110,967,191,951,231,942v40,-9,40,-10,81,-28c382,882,561,794,651,747,780,679,999,559,1089,504v107,-66,152,-111,204,-153c1326,323,1383,273,1404,252v21,-21,26,-24,18,-27c1415,223,1417,202,1356,231v-61,29,-197,107,-297,165c978,444,842,520,753,582,678,636,575,717,525,768v-5,20,-64,100,-69,120c459,932,516,949,552,966v65,-5,234,-84,296,-106c871,846,898,844,923,835v26,-9,33,-15,58,-25c997,803,1029,795,1044,785v68,-49,259,-206,348,-272c1436,482,1523,428,1578,387v14,-25,129,-91,141,-117c1739,249,1731,244,1728,240v-3,-4,-12,-4,-27,3c1675,259,1618,303,1572,336v-35,26,-97,74,-147,108c1388,470,1329,506,1275,543v-42,30,-56,36,-99,72c1133,651,1047,732,1019,760v-3,8,-5,17,-8,25c1010,789,1007,798,1007,798v5,68,-4,62,58,49c1074,842,1085,840,1094,835v63,-36,284,-165,350,-204c1545,559,1622,468,1702,402v60,-51,179,-139,220,-170c1930,225,1940,222,1947,215v23,-23,55,-57,88,-67c2043,143,2055,140,2060,132v3,-4,4,-9,8,-13c2096,89,2137,74,2151,32,2143,,2126,12,2093,15v-19,11,-30,30,-46,46c2042,83,2032,103,2022,123v-4,16,-8,30,-12,46c2000,222,1971,361,1962,441v-9,80,-1,167,-7,211c1946,704,1923,728,1910,752v-3,5,-31,41,-35,46c1851,830,1855,823,1826,852v-12,12,-43,13,-59,18c1749,871,1738,872,1716,861v-3,-1,-52,-43,-54,-45c1635,778,1617,759,1608,714v2,-84,-2,-94,39,-156c1654,535,1696,492,1718,481v9,-5,43,-25,43,-25e" filled="f">
                  <v:path arrowok="t" o:connecttype="custom" o:connectlocs="765,290;450,501;126,732;39,807;6,858;0,924;72,966;231,942;312,914;651,747;1089,504;1293,351;1404,252;1422,225;1356,231;1059,396;753,582;525,768;456,888;552,966;848,860;923,835;981,810;1044,785;1392,513;1578,387;1719,270;1728,240;1701,243;1572,336;1425,444;1275,543;1176,615;1019,760;1011,785;1007,798;1065,847;1094,835;1444,631;1702,402;1922,232;1947,215;2035,148;2060,132;2068,119;2151,32;2093,15;2047,61;2022,123;2010,169;1962,441;1955,652;1910,752;1875,798;1826,852;1767,870;1716,861;1662,816;1608,714;1647,558;1718,481;1761,456" o:connectangles="0,0,0,0,0,0,0,0,0,0,0,0,0,0,0,0,0,0,0,0,0,0,0,0,0,0,0,0,0,0,0,0,0,0,0,0,0,0,0,0,0,0,0,0,0,0,0,0,0,0,0,0,0,0,0,0,0,0,0,0,0,0"/>
                </v:shape>
                <v:shape id="Freeform 8" o:spid="_x0000_s1060" style="position:absolute;left:4955;top:4212;width:3914;height:1827;visibility:visible;mso-wrap-style:square;v-text-anchor:top" coordsize="3914,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" path="m3031,465v34,-21,164,-97,207,-126c3241,336,3286,291,3292,291v4,,-8,60,-11,63c3274,363,3267,373,3260,383v-15,22,-35,39,-54,58c3149,498,3100,528,3043,585v-47,47,-93,100,-144,141c2836,777,2772,858,2707,907v-33,25,-60,56,-96,79c2570,1012,2541,1065,2507,1099v-6,17,-22,29,-33,45c2464,1175,2429,1205,2411,1232v-30,44,-66,54,-97,97c2274,1375,2202,1467,2170,1509v-36,45,-49,67,-71,93c2085,1625,2059,1648,2037,1665v-9,27,4,-3,-17,20c2012,1694,1999,1714,1999,1714v-3,8,-5,17,-8,25c1990,1743,1978,1779,1978,1779v4,48,5,23,46,31c2128,1806,2247,1811,2353,1789v138,-29,267,-87,404,-116c2866,1624,2960,1542,3064,1482v58,-33,150,-140,192,-192c3387,1127,3453,1040,3484,831v-4,-77,-54,-127,-93,-195c3386,611,3318,528,3307,507,3269,458,3225,382,3178,333v-47,-49,-91,-81,-150,-117c2955,188,2919,147,2821,114,2764,98,2675,57,2617,45,2473,15,2361,13,2215,,2028,2,2008,,1813,27v-22,,-195,42,-195,42c1546,89,1488,107,1379,145v-82,29,-290,97,-424,161c858,375,667,453,577,531,465,606,355,692,283,756,265,774,159,898,142,918,95,974,35,1075,13,1146,5,1209,,1281,31,1329v28,49,87,86,147,111c292,1482,346,1473,394,1479v114,,375,-29,471,-39c961,1430,793,1450,970,1422v435,-57,501,-87,954,-153c2149,1209,2249,1179,2410,1167v238,-40,455,-76,696,-99c3379,1050,3578,978,3818,961v8,-1,17,-3,25,-4c3856,955,3868,955,3881,953v11,-2,33,-8,33,-8e" filled="f">
                  <v:path arrowok="t" o:connecttype="custom" o:connectlocs="3031,465;3238,339;3292,291;3281,354;3260,383;3206,441;3043,585;2899,726;2707,907;2611,986;2507,1099;2474,1144;2411,1232;2314,1329;2170,1509;2099,1602;2037,1665;2020,1685;1999,1714;1991,1739;1978,1779;2024,1810;2353,1789;2757,1673;3064,1482;3256,1290;3484,831;3391,636;3307,507;3178,333;3028,216;2821,114;2617,45;2215,0;1813,27;1618,69;1379,145;955,306;577,531;283,756;142,918;13,1146;31,1329;178,1440;394,1479;865,1440;970,1422;1924,1269;2410,1167;3106,1068;3818,961;3843,957;3881,953;3914,945" o:connectangles="0,0,0,0,0,0,0,0,0,0,0,0,0,0,0,0,0,0,0,0,0,0,0,0,0,0,0,0,0,0,0,0,0,0,0,0,0,0,0,0,0,0,0,0,0,0,0,0,0,0,0,0,0,0"/>
                </v:shape>
              </v:group>
            </w:pict>
          </w:r>
          <w:r>
            <w:rPr>
              <w:noProof/>
            </w:rPr>
            <w:pict w14:anchorId="038FE43B">
              <v:group id="Group 4" o:spid="_x0000_s1055" style="position:absolute;left:0;text-align:left;margin-left:450.95pt;margin-top:233.4pt;width:68.4pt;height:35.5pt;z-index:251661312;mso-position-horizontal-relative:text;mso-position-vertical-relative:text" coordorigin="4955,4212" coordsize="3914,1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">
                <v:shape id="Freeform 6" o:spid="_x0000_s1056" style="position:absolute;left:5565;top:4488;width:2151;height:967;visibility:visible;mso-wrap-style:square;v-text-anchor:top" coordsize="2151,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" path="m765,290c712,325,526,452,450,501,344,575,194,681,126,732,81,769,59,786,39,807,19,828,12,839,6,858,1,875,,924,,924v7,41,36,33,72,42c110,967,191,951,231,942v40,-9,40,-10,81,-28c382,882,561,794,651,747,780,679,999,559,1089,504v107,-66,152,-111,204,-153c1326,323,1383,273,1404,252v21,-21,26,-24,18,-27c1415,223,1417,202,1356,231v-61,29,-197,107,-297,165c978,444,842,520,753,582,678,636,575,717,525,768v-5,20,-64,100,-69,120c459,932,516,949,552,966v65,-5,234,-84,296,-106c871,846,898,844,923,835v26,-9,33,-15,58,-25c997,803,1029,795,1044,785v68,-49,259,-206,348,-272c1436,482,1523,428,1578,387v14,-25,129,-91,141,-117c1739,249,1731,244,1728,240v-3,-4,-12,-4,-27,3c1675,259,1618,303,1572,336v-35,26,-97,74,-147,108c1388,470,1329,506,1275,543v-42,30,-56,36,-99,72c1133,651,1047,732,1019,760v-3,8,-5,17,-8,25c1010,789,1007,798,1007,798v5,68,-4,62,58,49c1074,842,1085,840,1094,835v63,-36,284,-165,350,-204c1545,559,1622,468,1702,402v60,-51,179,-139,220,-170c1930,225,1940,222,1947,215v23,-23,55,-57,88,-67c2043,143,2055,140,2060,132v3,-4,4,-9,8,-13c2096,89,2137,74,2151,32,2143,,2126,12,2093,15v-19,11,-30,30,-46,46c2042,83,2032,103,2022,123v-4,16,-8,30,-12,46c2000,222,1971,361,1962,441v-9,80,-1,167,-7,211c1946,704,1923,728,1910,752v-3,5,-31,41,-35,46c1851,830,1855,823,1826,852v-12,12,-43,13,-59,18c1749,871,1738,872,1716,861v-3,-1,-52,-43,-54,-45c1635,778,1617,759,1608,714v2,-84,-2,-94,39,-156c1654,535,1696,492,1718,481v9,-5,43,-25,43,-25e" filled="f">
                  <v:path arrowok="t" o:connecttype="custom" o:connectlocs="765,290;450,501;126,732;39,807;6,858;0,924;72,966;231,942;312,914;651,747;1089,504;1293,351;1404,252;1422,225;1356,231;1059,396;753,582;525,768;456,888;552,966;848,860;923,835;981,810;1044,785;1392,513;1578,387;1719,270;1728,240;1701,243;1572,336;1425,444;1275,543;1176,615;1019,760;1011,785;1007,798;1065,847;1094,835;1444,631;1702,402;1922,232;1947,215;2035,148;2060,132;2068,119;2151,32;2093,15;2047,61;2022,123;2010,169;1962,441;1955,652;1910,752;1875,798;1826,852;1767,870;1716,861;1662,816;1608,714;1647,558;1718,481;1761,456" o:connectangles="0,0,0,0,0,0,0,0,0,0,0,0,0,0,0,0,0,0,0,0,0,0,0,0,0,0,0,0,0,0,0,0,0,0,0,0,0,0,0,0,0,0,0,0,0,0,0,0,0,0,0,0,0,0,0,0,0,0,0,0,0,0"/>
                </v:shape>
                <v:shape id="Freeform 5" o:spid="_x0000_s1057" style="position:absolute;left:4955;top:4212;width:3914;height:1827;visibility:visible;mso-wrap-style:square;v-text-anchor:top" coordsize="3914,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" path="m3031,465v34,-21,164,-97,207,-126c3241,336,3286,291,3292,291v4,,-8,60,-11,63c3274,363,3267,373,3260,383v-15,22,-35,39,-54,58c3149,498,3100,528,3043,585v-47,47,-93,100,-144,141c2836,777,2772,858,2707,907v-33,25,-60,56,-96,79c2570,1012,2541,1065,2507,1099v-6,17,-22,29,-33,45c2464,1175,2429,1205,2411,1232v-30,44,-66,54,-97,97c2274,1375,2202,1467,2170,1509v-36,45,-49,67,-71,93c2085,1625,2059,1648,2037,1665v-9,27,4,-3,-17,20c2012,1694,1999,1714,1999,1714v-3,8,-5,17,-8,25c1990,1743,1978,1779,1978,1779v4,48,5,23,46,31c2128,1806,2247,1811,2353,1789v138,-29,267,-87,404,-116c2866,1624,2960,1542,3064,1482v58,-33,150,-140,192,-192c3387,1127,3453,1040,3484,831v-4,-77,-54,-127,-93,-195c3386,611,3318,528,3307,507,3269,458,3225,382,3178,333v-47,-49,-91,-81,-150,-117c2955,188,2919,147,2821,114,2764,98,2675,57,2617,45,2473,15,2361,13,2215,,2028,2,2008,,1813,27v-22,,-195,42,-195,42c1546,89,1488,107,1379,145v-82,29,-290,97,-424,161c858,375,667,453,577,531,465,606,355,692,283,756,265,774,159,898,142,918,95,974,35,1075,13,1146,5,1209,,1281,31,1329v28,49,87,86,147,111c292,1482,346,1473,394,1479v114,,375,-29,471,-39c961,1430,793,1450,970,1422v435,-57,501,-87,954,-153c2149,1209,2249,1179,2410,1167v238,-40,455,-76,696,-99c3379,1050,3578,978,3818,961v8,-1,17,-3,25,-4c3856,955,3868,955,3881,953v11,-2,33,-8,33,-8e" filled="f">
                  <v:path arrowok="t" o:connecttype="custom" o:connectlocs="3031,465;3238,339;3292,291;3281,354;3260,383;3206,441;3043,585;2899,726;2707,907;2611,986;2507,1099;2474,1144;2411,1232;2314,1329;2170,1509;2099,1602;2037,1665;2020,1685;1999,1714;1991,1739;1978,1779;2024,1810;2353,1789;2757,1673;3064,1482;3256,1290;3484,831;3391,636;3307,507;3178,333;3028,216;2821,114;2617,45;2215,0;1813,27;1618,69;1379,145;955,306;577,531;283,756;142,918;13,1146;31,1329;178,1440;394,1479;865,1440;970,1422;1924,1269;2410,1167;3106,1068;3818,961;3843,957;3881,953;3914,945" o:connectangles="0,0,0,0,0,0,0,0,0,0,0,0,0,0,0,0,0,0,0,0,0,0,0,0,0,0,0,0,0,0,0,0,0,0,0,0,0,0,0,0,0,0,0,0,0,0,0,0,0,0,0,0,0,0"/>
                </v:shape>
              </v:group>
            </w:pict>
          </w:r>
          <w:r>
            <w:rPr>
              <w:noProof/>
            </w:rPr>
            <w:pict w14:anchorId="690E07C8">
              <v:group id="Group 1" o:spid="_x0000_s1052" style="position:absolute;left:0;text-align:left;margin-left:450.95pt;margin-top:233.4pt;width:68.4pt;height:35.5pt;z-index:251660288;mso-position-horizontal-relative:text;mso-position-vertical-relative:text" coordorigin="4955,4212" coordsize="3914,1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">
                <v:shape id="Freeform 3" o:spid="_x0000_s1053" style="position:absolute;left:5565;top:4488;width:2151;height:967;visibility:visible;mso-wrap-style:square;v-text-anchor:top" coordsize="2151,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" path="m765,290c712,325,526,452,450,501,344,575,194,681,126,732,81,769,59,786,39,807,19,828,12,839,6,858,1,875,,924,,924v7,41,36,33,72,42c110,967,191,951,231,942v40,-9,40,-10,81,-28c382,882,561,794,651,747,780,679,999,559,1089,504v107,-66,152,-111,204,-153c1326,323,1383,273,1404,252v21,-21,26,-24,18,-27c1415,223,1417,202,1356,231v-61,29,-197,107,-297,165c978,444,842,520,753,582,678,636,575,717,525,768v-5,20,-64,100,-69,120c459,932,516,949,552,966v65,-5,234,-84,296,-106c871,846,898,844,923,835v26,-9,33,-15,58,-25c997,803,1029,795,1044,785v68,-49,259,-206,348,-272c1436,482,1523,428,1578,387v14,-25,129,-91,141,-117c1739,249,1731,244,1728,240v-3,-4,-12,-4,-27,3c1675,259,1618,303,1572,336v-35,26,-97,74,-147,108c1388,470,1329,506,1275,543v-42,30,-56,36,-99,72c1133,651,1047,732,1019,760v-3,8,-5,17,-8,25c1010,789,1007,798,1007,798v5,68,-4,62,58,49c1074,842,1085,840,1094,835v63,-36,284,-165,350,-204c1545,559,1622,468,1702,402v60,-51,179,-139,220,-170c1930,225,1940,222,1947,215v23,-23,55,-57,88,-67c2043,143,2055,140,2060,132v3,-4,4,-9,8,-13c2096,89,2137,74,2151,32,2143,,2126,12,2093,15v-19,11,-30,30,-46,46c2042,83,2032,103,2022,123v-4,16,-8,30,-12,46c2000,222,1971,361,1962,441v-9,80,-1,167,-7,211c1946,704,1923,728,1910,752v-3,5,-31,41,-35,46c1851,830,1855,823,1826,852v-12,12,-43,13,-59,18c1749,871,1738,872,1716,861v-3,-1,-52,-43,-54,-45c1635,778,1617,759,1608,714v2,-84,-2,-94,39,-156c1654,535,1696,492,1718,481v9,-5,43,-25,43,-25e" filled="f">
                  <v:path arrowok="t" o:connecttype="custom" o:connectlocs="765,290;450,501;126,732;39,807;6,858;0,924;72,966;231,942;312,914;651,747;1089,504;1293,351;1404,252;1422,225;1356,231;1059,396;753,582;525,768;456,888;552,966;848,860;923,835;981,810;1044,785;1392,513;1578,387;1719,270;1728,240;1701,243;1572,336;1425,444;1275,543;1176,615;1019,760;1011,785;1007,798;1065,847;1094,835;1444,631;1702,402;1922,232;1947,215;2035,148;2060,132;2068,119;2151,32;2093,15;2047,61;2022,123;2010,169;1962,441;1955,652;1910,752;1875,798;1826,852;1767,870;1716,861;1662,816;1608,714;1647,558;1718,481;1761,456" o:connectangles="0,0,0,0,0,0,0,0,0,0,0,0,0,0,0,0,0,0,0,0,0,0,0,0,0,0,0,0,0,0,0,0,0,0,0,0,0,0,0,0,0,0,0,0,0,0,0,0,0,0,0,0,0,0,0,0,0,0,0,0,0,0"/>
                </v:shape>
                <v:shape id="Freeform 2" o:spid="_x0000_s1054" style="position:absolute;left:4955;top:4212;width:3914;height:1827;visibility:visible;mso-wrap-style:square;v-text-anchor:top" coordsize="3914,1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" path="m3031,465v34,-21,164,-97,207,-126c3241,336,3286,291,3292,291v4,,-8,60,-11,63c3274,363,3267,373,3260,383v-15,22,-35,39,-54,58c3149,498,3100,528,3043,585v-47,47,-93,100,-144,141c2836,777,2772,858,2707,907v-33,25,-60,56,-96,79c2570,1012,2541,1065,2507,1099v-6,17,-22,29,-33,45c2464,1175,2429,1205,2411,1232v-30,44,-66,54,-97,97c2274,1375,2202,1467,2170,1509v-36,45,-49,67,-71,93c2085,1625,2059,1648,2037,1665v-9,27,4,-3,-17,20c2012,1694,1999,1714,1999,1714v-3,8,-5,17,-8,25c1990,1743,1978,1779,1978,1779v4,48,5,23,46,31c2128,1806,2247,1811,2353,1789v138,-29,267,-87,404,-116c2866,1624,2960,1542,3064,1482v58,-33,150,-140,192,-192c3387,1127,3453,1040,3484,831v-4,-77,-54,-127,-93,-195c3386,611,3318,528,3307,507,3269,458,3225,382,3178,333v-47,-49,-91,-81,-150,-117c2955,188,2919,147,2821,114,2764,98,2675,57,2617,45,2473,15,2361,13,2215,,2028,2,2008,,1813,27v-22,,-195,42,-195,42c1546,89,1488,107,1379,145v-82,29,-290,97,-424,161c858,375,667,453,577,531,465,606,355,692,283,756,265,774,159,898,142,918,95,974,35,1075,13,1146,5,1209,,1281,31,1329v28,49,87,86,147,111c292,1482,346,1473,394,1479v114,,375,-29,471,-39c961,1430,793,1450,970,1422v435,-57,501,-87,954,-153c2149,1209,2249,1179,2410,1167v238,-40,455,-76,696,-99c3379,1050,3578,978,3818,961v8,-1,17,-3,25,-4c3856,955,3868,955,3881,953v11,-2,33,-8,33,-8e" filled="f">
                  <v:path arrowok="t" o:connecttype="custom" o:connectlocs="3031,465;3238,339;3292,291;3281,354;3260,383;3206,441;3043,585;2899,726;2707,907;2611,986;2507,1099;2474,1144;2411,1232;2314,1329;2170,1509;2099,1602;2037,1665;2020,1685;1999,1714;1991,1739;1978,1779;2024,1810;2353,1789;2757,1673;3064,1482;3256,1290;3484,831;3391,636;3307,507;3178,333;3028,216;2821,114;2617,45;2215,0;1813,27;1618,69;1379,145;955,306;577,531;283,756;142,918;13,1146;31,1329;178,1440;394,1479;865,1440;970,1422;1924,1269;2410,1167;3106,1068;3818,961;3843,957;3881,953;3914,945" o:connectangles="0,0,0,0,0,0,0,0,0,0,0,0,0,0,0,0,0,0,0,0,0,0,0,0,0,0,0,0,0,0,0,0,0,0,0,0,0,0,0,0,0,0,0,0,0,0,0,0,0,0,0,0,0,0"/>
                </v:shape>
              </v:group>
            </w:pict>
          </w:r>
        </w:p>
      </w:tc>
      <w:tc>
        <w:tcPr>
          <w:tcW w:w="595" w:type="dxa"/>
          <w:tcBorders>
            <w:top w:val="single" w:sz="4" w:space="0" w:color="auto"/>
            <w:bottom w:val="nil"/>
          </w:tcBorders>
          <w:vAlign w:val="center"/>
        </w:tcPr>
        <w:p w14:paraId="7BC12F72" w14:textId="77777777" w:rsidR="003655CF" w:rsidRDefault="00000000">
          <w:pPr>
            <w:ind w:left="-271" w:right="-215"/>
            <w:jc w:val="center"/>
            <w:rPr>
              <w:sz w:val="14"/>
            </w:rPr>
          </w:pPr>
          <w:r>
            <w:rPr>
              <w:sz w:val="14"/>
            </w:rPr>
            <w:t xml:space="preserve"> 20.</w:t>
          </w:r>
          <w:r>
            <w:rPr>
              <w:sz w:val="14"/>
              <w:lang w:val="en-US"/>
            </w:rPr>
            <w:t>06</w:t>
          </w:r>
          <w:r>
            <w:rPr>
              <w:sz w:val="14"/>
            </w:rPr>
            <w:t>.24</w:t>
          </w:r>
        </w:p>
      </w:tc>
      <w:tc>
        <w:tcPr>
          <w:tcW w:w="3798" w:type="dxa"/>
          <w:vMerge/>
          <w:tcBorders>
            <w:bottom w:val="nil"/>
          </w:tcBorders>
          <w:vAlign w:val="center"/>
        </w:tcPr>
        <w:p w14:paraId="3D46326F" w14:textId="77777777" w:rsidR="003655CF" w:rsidRDefault="003655CF">
          <w:pPr>
            <w:jc w:val="center"/>
            <w:rPr>
              <w:sz w:val="20"/>
            </w:rPr>
          </w:pPr>
        </w:p>
      </w:tc>
      <w:tc>
        <w:tcPr>
          <w:tcW w:w="1418" w:type="dxa"/>
          <w:gridSpan w:val="2"/>
          <w:vMerge/>
          <w:tcBorders>
            <w:bottom w:val="nil"/>
            <w:right w:val="nil"/>
          </w:tcBorders>
          <w:vAlign w:val="center"/>
        </w:tcPr>
        <w:p w14:paraId="49099647" w14:textId="77777777" w:rsidR="003655CF" w:rsidRDefault="003655CF">
          <w:pPr>
            <w:rPr>
              <w:sz w:val="18"/>
              <w:szCs w:val="18"/>
            </w:rPr>
          </w:pPr>
        </w:p>
      </w:tc>
      <w:tc>
        <w:tcPr>
          <w:tcW w:w="1418" w:type="dxa"/>
          <w:gridSpan w:val="2"/>
          <w:vMerge/>
          <w:tcBorders>
            <w:bottom w:val="nil"/>
            <w:right w:val="nil"/>
          </w:tcBorders>
          <w:vAlign w:val="center"/>
        </w:tcPr>
        <w:p w14:paraId="0FD7065A" w14:textId="77777777" w:rsidR="003655CF" w:rsidRDefault="003655CF">
          <w:pPr>
            <w:rPr>
              <w:sz w:val="18"/>
              <w:szCs w:val="18"/>
            </w:rPr>
          </w:pPr>
        </w:p>
      </w:tc>
    </w:tr>
  </w:tbl>
  <w:p w14:paraId="7E99DF6E" w14:textId="77777777" w:rsidR="003655CF" w:rsidRDefault="003655CF">
    <w:pPr>
      <w:pStyle w:val="a7"/>
      <w:ind w:right="851"/>
      <w:rPr>
        <w:sz w:val="6"/>
      </w:rPr>
    </w:pPr>
  </w:p>
  <w:tbl>
    <w:tblPr>
      <w:tblW w:w="22981" w:type="dxa"/>
      <w:tblInd w:w="-6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616"/>
      <w:gridCol w:w="8530"/>
      <w:gridCol w:w="1835"/>
    </w:tblGrid>
    <w:tr w:rsidR="003655CF" w14:paraId="664FDAEA" w14:textId="77777777" w:rsidTr="009D1AE1">
      <w:tc>
        <w:tcPr>
          <w:tcW w:w="12616" w:type="dxa"/>
          <w:tcBorders>
            <w:top w:val="nil"/>
            <w:left w:val="nil"/>
            <w:bottom w:val="nil"/>
            <w:right w:val="nil"/>
          </w:tcBorders>
        </w:tcPr>
        <w:p w14:paraId="701D82C2" w14:textId="77777777" w:rsidR="003655CF" w:rsidRDefault="003655CF">
          <w:pPr>
            <w:ind w:left="851"/>
            <w:rPr>
              <w:rFonts w:cs="Arial"/>
              <w:sz w:val="18"/>
              <w:szCs w:val="18"/>
            </w:rPr>
          </w:pPr>
        </w:p>
      </w:tc>
      <w:tc>
        <w:tcPr>
          <w:tcW w:w="8530" w:type="dxa"/>
          <w:tcBorders>
            <w:top w:val="nil"/>
            <w:left w:val="nil"/>
            <w:bottom w:val="nil"/>
            <w:right w:val="nil"/>
          </w:tcBorders>
        </w:tcPr>
        <w:p w14:paraId="372E39CC" w14:textId="77777777" w:rsidR="003655CF" w:rsidRDefault="00000000">
          <w:pPr>
            <w:rPr>
              <w:rFonts w:cs="Arial"/>
              <w:sz w:val="16"/>
              <w:szCs w:val="18"/>
              <w:lang w:val="en-US"/>
            </w:rPr>
          </w:pPr>
          <w:r>
            <w:rPr>
              <w:rFonts w:cs="Arial"/>
              <w:sz w:val="16"/>
              <w:szCs w:val="16"/>
              <w:lang w:val="en-US"/>
            </w:rPr>
            <w:fldChar w:fldCharType="begin"/>
          </w:r>
          <w:r w:rsidRPr="005C56CD">
            <w:rPr>
              <w:rFonts w:cs="Arial"/>
              <w:sz w:val="16"/>
              <w:szCs w:val="16"/>
              <w:lang w:val="en-US"/>
            </w:rPr>
            <w:instrText xml:space="preserve"> FILENAME   \* MERGEFORMAT </w:instrText>
          </w:r>
          <w:r>
            <w:rPr>
              <w:rFonts w:cs="Arial"/>
              <w:sz w:val="16"/>
              <w:szCs w:val="16"/>
            </w:rPr>
            <w:fldChar w:fldCharType="separate"/>
          </w:r>
          <w:ins w:id="595" w:author="Старостина Виктория Константиновна" w:date="2024-06-20T14:06:00Z">
            <w:r w:rsidRPr="00F8046C">
              <w:rPr>
                <w:b/>
                <w:noProof/>
                <w:sz w:val="16"/>
                <w:lang w:val="en-US"/>
                <w:rPrChange w:id="596" w:author="Старостина Виктория Константиновна" w:date="2024-06-20T14:06:00Z">
                  <w:rPr>
                    <w:rFonts w:cs="Arial"/>
                    <w:sz w:val="16"/>
                    <w:szCs w:val="16"/>
                    <w:lang w:val="en-US"/>
                  </w:rPr>
                </w:rPrChange>
              </w:rPr>
              <w:t>GCC-NAG-DDD-12460-00-1500-TН-LSТ-00001-04</w:t>
            </w:r>
            <w:r>
              <w:rPr>
                <w:rFonts w:cs="Arial"/>
                <w:noProof/>
                <w:sz w:val="16"/>
                <w:szCs w:val="16"/>
                <w:lang w:val="en-US"/>
              </w:rPr>
              <w:t>.doc</w:t>
            </w:r>
          </w:ins>
          <w:del w:id="597" w:author="Старостина Виктория Константиновна" w:date="2024-06-20T13:49:00Z">
            <w:r w:rsidRPr="00AC44B9">
              <w:rPr>
                <w:b/>
                <w:noProof/>
                <w:sz w:val="16"/>
                <w:lang w:val="en-US"/>
              </w:rPr>
              <w:delText>GCC-NAG-D</w:delText>
            </w:r>
            <w:r>
              <w:rPr>
                <w:b/>
                <w:noProof/>
                <w:sz w:val="16"/>
                <w:lang w:val="en-US"/>
              </w:rPr>
              <w:delText>DD-12460-00-1500-TН-LSТ-00001-0</w:delText>
            </w:r>
            <w:r w:rsidRPr="00AC44B9">
              <w:rPr>
                <w:b/>
                <w:noProof/>
                <w:sz w:val="16"/>
                <w:lang w:val="en-US"/>
              </w:rPr>
              <w:delText>4</w:delText>
            </w:r>
            <w:r>
              <w:rPr>
                <w:rFonts w:cs="Arial"/>
                <w:noProof/>
                <w:sz w:val="16"/>
                <w:szCs w:val="16"/>
                <w:lang w:val="en-US"/>
              </w:rPr>
              <w:delText>.doc</w:delText>
            </w:r>
          </w:del>
          <w:r>
            <w:rPr>
              <w:rFonts w:cs="Arial"/>
              <w:sz w:val="16"/>
              <w:szCs w:val="16"/>
            </w:rPr>
            <w:fldChar w:fldCharType="end"/>
          </w:r>
        </w:p>
      </w:tc>
      <w:tc>
        <w:tcPr>
          <w:tcW w:w="1835" w:type="dxa"/>
          <w:tcBorders>
            <w:top w:val="nil"/>
            <w:left w:val="nil"/>
            <w:bottom w:val="nil"/>
            <w:right w:val="nil"/>
          </w:tcBorders>
        </w:tcPr>
        <w:p w14:paraId="036C218D" w14:textId="77777777" w:rsidR="003655CF" w:rsidRDefault="00000000">
          <w:pPr>
            <w:jc w:val="center"/>
            <w:rPr>
              <w:rFonts w:cs="Arial"/>
              <w:sz w:val="18"/>
              <w:szCs w:val="18"/>
            </w:rPr>
          </w:pPr>
          <w:r w:rsidRPr="00970E59">
            <w:rPr>
              <w:rFonts w:cs="Arial"/>
              <w:sz w:val="18"/>
              <w:szCs w:val="18"/>
            </w:rPr>
            <w:t>Формат А3</w:t>
          </w:r>
        </w:p>
      </w:tc>
    </w:tr>
  </w:tbl>
  <w:p w14:paraId="208E21CB" w14:textId="77777777" w:rsidR="003655CF" w:rsidRDefault="003655CF">
    <w:pPr>
      <w:pStyle w:val="a7"/>
      <w:ind w:right="851"/>
      <w:rPr>
        <w:sz w:val="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E6413" w14:textId="77777777" w:rsidR="00216850" w:rsidRDefault="00216850">
      <w:r>
        <w:separator/>
      </w:r>
    </w:p>
  </w:footnote>
  <w:footnote w:type="continuationSeparator" w:id="0">
    <w:p w14:paraId="579F6A19" w14:textId="77777777" w:rsidR="00216850" w:rsidRDefault="002168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230DE" w14:textId="494FC38C" w:rsidR="003655CF" w:rsidRDefault="00B33CEA">
    <w:pPr>
      <w:pStyle w:val="a5"/>
      <w:spacing w:before="0"/>
    </w:pPr>
    <w:r>
      <w:rPr>
        <w:noProof/>
      </w:rPr>
      <w:pict w14:anchorId="1AFDC0D0">
        <v:shapetype id="_x0000_t202" coordsize="21600,21600" o:spt="202" path="m,l,21600r21600,l21600,xe">
          <v:stroke joinstyle="miter"/>
          <v:path gradientshapeok="t" o:connecttype="rect"/>
        </v:shapetype>
        <v:shape id="Text Box 21" o:spid="_x0000_s1068" type="#_x0000_t202" style="position:absolute;margin-left:-41.1pt;margin-top:13.35pt;width:48.2pt;height:730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  <w:insideH w:val="single" w:sz="12" w:space="0" w:color="auto"/>
                    <w:insideV w:val="single" w:sz="12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89"/>
                  <w:gridCol w:w="395"/>
                </w:tblGrid>
                <w:tr w:rsidR="003655CF" w14:paraId="6AEA5158" w14:textId="77777777" w:rsidTr="00E93B9E">
                  <w:trPr>
                    <w:cantSplit/>
                    <w:trHeight w:val="1621"/>
                  </w:trPr>
                  <w:tc>
                    <w:tcPr>
                      <w:tcW w:w="289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6279FB3F" w14:textId="77777777" w:rsidR="003655CF" w:rsidRDefault="003655CF">
                      <w:pPr>
                        <w:jc w:val="center"/>
                        <w:rPr>
                          <w:sz w:val="16"/>
                        </w:rPr>
                      </w:pPr>
                    </w:p>
                  </w:tc>
                  <w:tc>
                    <w:tcPr>
                      <w:tcW w:w="39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7CA8985E" w14:textId="77777777" w:rsidR="003655CF" w:rsidRDefault="00000000">
                      <w:pPr>
                        <w:jc w:val="center"/>
                        <w:rPr>
                          <w:iCs/>
                          <w:sz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ф. 23-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27.</w:t>
                      </w:r>
                      <w:r>
                        <w:rPr>
                          <w:sz w:val="16"/>
                          <w:szCs w:val="16"/>
                        </w:rPr>
                        <w:t>2</w:t>
                      </w:r>
                    </w:p>
                  </w:tc>
                </w:tr>
                <w:tr w:rsidR="003655CF" w14:paraId="385AE53B" w14:textId="77777777" w:rsidTr="00E93B9E">
                  <w:trPr>
                    <w:cantSplit/>
                    <w:trHeight w:val="5670"/>
                  </w:trPr>
                  <w:tc>
                    <w:tcPr>
                      <w:tcW w:w="289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3A3F9F45" w14:textId="77777777" w:rsidR="003655CF" w:rsidRDefault="003655CF">
                      <w:pPr>
                        <w:ind w:left="113" w:right="113"/>
                        <w:rPr>
                          <w:sz w:val="16"/>
                        </w:rPr>
                      </w:pPr>
                    </w:p>
                  </w:tc>
                  <w:tc>
                    <w:tcPr>
                      <w:tcW w:w="39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35CDEF1C" w14:textId="77777777" w:rsidR="003655CF" w:rsidRDefault="003655CF">
                      <w:pPr>
                        <w:ind w:left="113" w:right="113"/>
                        <w:jc w:val="right"/>
                        <w:rPr>
                          <w:i/>
                          <w:iCs/>
                          <w:sz w:val="16"/>
                        </w:rPr>
                      </w:pPr>
                    </w:p>
                  </w:tc>
                </w:tr>
                <w:tr w:rsidR="003655CF" w14:paraId="7364EF7C" w14:textId="77777777" w:rsidTr="00E93B9E">
                  <w:trPr>
                    <w:cantSplit/>
                    <w:trHeight w:val="560"/>
                  </w:trPr>
                  <w:tc>
                    <w:tcPr>
                      <w:tcW w:w="289" w:type="dxa"/>
                      <w:vMerge w:val="restar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1218DD08" w14:textId="77777777" w:rsidR="003655CF" w:rsidRDefault="003655CF">
                      <w:pPr>
                        <w:ind w:left="113" w:right="113"/>
                        <w:rPr>
                          <w:sz w:val="16"/>
                        </w:rPr>
                      </w:pPr>
                    </w:p>
                  </w:tc>
                  <w:tc>
                    <w:tcPr>
                      <w:tcW w:w="39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5EE43227" w14:textId="77777777" w:rsidR="003655CF" w:rsidRDefault="003655CF">
                      <w:pPr>
                        <w:ind w:left="113" w:right="113"/>
                        <w:jc w:val="center"/>
                      </w:pPr>
                    </w:p>
                  </w:tc>
                </w:tr>
                <w:tr w:rsidR="003655CF" w14:paraId="2A344C1B" w14:textId="77777777" w:rsidTr="00E93B9E">
                  <w:trPr>
                    <w:cantSplit/>
                    <w:trHeight w:val="840"/>
                  </w:trPr>
                  <w:tc>
                    <w:tcPr>
                      <w:tcW w:w="289" w:type="dxa"/>
                      <w:vMerge/>
                      <w:tcBorders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024468C7" w14:textId="77777777" w:rsidR="003655CF" w:rsidRDefault="003655CF">
                      <w:pPr>
                        <w:ind w:left="113" w:right="113"/>
                        <w:jc w:val="center"/>
                        <w:rPr>
                          <w:sz w:val="16"/>
                        </w:rPr>
                      </w:pPr>
                    </w:p>
                  </w:tc>
                  <w:tc>
                    <w:tcPr>
                      <w:tcW w:w="39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1574502B" w14:textId="77777777" w:rsidR="003655CF" w:rsidRDefault="003655CF">
                      <w:pPr>
                        <w:ind w:left="113" w:right="113"/>
                        <w:jc w:val="center"/>
                      </w:pPr>
                    </w:p>
                  </w:tc>
                </w:tr>
                <w:tr w:rsidR="003655CF" w14:paraId="153DF7C6" w14:textId="77777777" w:rsidTr="00E93B9E">
                  <w:trPr>
                    <w:cantSplit/>
                    <w:trHeight w:val="1120"/>
                  </w:trPr>
                  <w:tc>
                    <w:tcPr>
                      <w:tcW w:w="289" w:type="dxa"/>
                      <w:vMerge/>
                      <w:tcBorders>
                        <w:left w:val="nil"/>
                        <w:right w:val="nil"/>
                      </w:tcBorders>
                      <w:textDirection w:val="btLr"/>
                      <w:vAlign w:val="center"/>
                    </w:tcPr>
                    <w:p w14:paraId="3358610E" w14:textId="77777777" w:rsidR="003655CF" w:rsidRDefault="003655CF">
                      <w:pPr>
                        <w:ind w:left="113" w:right="113"/>
                        <w:jc w:val="center"/>
                        <w:rPr>
                          <w:sz w:val="16"/>
                        </w:rPr>
                      </w:pPr>
                    </w:p>
                  </w:tc>
                  <w:tc>
                    <w:tcPr>
                      <w:tcW w:w="395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6090273B" w14:textId="77777777" w:rsidR="003655CF" w:rsidRDefault="003655CF">
                      <w:pPr>
                        <w:ind w:left="113" w:right="113"/>
                        <w:jc w:val="center"/>
                      </w:pPr>
                    </w:p>
                  </w:tc>
                </w:tr>
                <w:tr w:rsidR="003655CF" w14:paraId="24923362" w14:textId="77777777" w:rsidTr="00E93B9E">
                  <w:trPr>
                    <w:cantSplit/>
                    <w:trHeight w:val="1120"/>
                  </w:trPr>
                  <w:tc>
                    <w:tcPr>
                      <w:tcW w:w="289" w:type="dxa"/>
                      <w:vMerge/>
                      <w:tcBorders>
                        <w:left w:val="nil"/>
                        <w:right w:val="nil"/>
                      </w:tcBorders>
                      <w:textDirection w:val="btLr"/>
                      <w:vAlign w:val="center"/>
                    </w:tcPr>
                    <w:p w14:paraId="05572BA5" w14:textId="77777777" w:rsidR="003655CF" w:rsidRDefault="003655CF">
                      <w:pPr>
                        <w:ind w:left="113" w:right="113"/>
                        <w:jc w:val="center"/>
                        <w:rPr>
                          <w:sz w:val="16"/>
                        </w:rPr>
                      </w:pPr>
                    </w:p>
                  </w:tc>
                  <w:tc>
                    <w:tcPr>
                      <w:tcW w:w="395" w:type="dxa"/>
                      <w:tcBorders>
                        <w:top w:val="nil"/>
                        <w:left w:val="nil"/>
                        <w:right w:val="nil"/>
                      </w:tcBorders>
                      <w:textDirection w:val="btLr"/>
                      <w:vAlign w:val="center"/>
                    </w:tcPr>
                    <w:p w14:paraId="7C31FBB4" w14:textId="77777777" w:rsidR="003655CF" w:rsidRDefault="003655CF">
                      <w:pPr>
                        <w:ind w:left="113" w:right="113"/>
                        <w:jc w:val="center"/>
                      </w:pPr>
                    </w:p>
                  </w:tc>
                </w:tr>
                <w:tr w:rsidR="003655CF" w14:paraId="1B3A4DA9" w14:textId="77777777" w:rsidTr="00E93B9E">
                  <w:trPr>
                    <w:cantSplit/>
                    <w:trHeight w:val="1400"/>
                  </w:trPr>
                  <w:tc>
                    <w:tcPr>
                      <w:tcW w:w="289" w:type="dxa"/>
                      <w:tcBorders>
                        <w:right w:val="single" w:sz="12" w:space="0" w:color="auto"/>
                      </w:tcBorders>
                      <w:textDirection w:val="btLr"/>
                      <w:vAlign w:val="center"/>
                    </w:tcPr>
                    <w:p w14:paraId="17CA0E58" w14:textId="77777777" w:rsidR="003655CF" w:rsidRDefault="00000000">
                      <w:pPr>
                        <w:ind w:left="113" w:right="113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Взам. инв. №</w:t>
                      </w:r>
                    </w:p>
                  </w:tc>
                  <w:tc>
                    <w:tcPr>
                      <w:tcW w:w="395" w:type="dxa"/>
                      <w:tcBorders>
                        <w:left w:val="single" w:sz="12" w:space="0" w:color="auto"/>
                        <w:right w:val="nil"/>
                      </w:tcBorders>
                      <w:textDirection w:val="btLr"/>
                      <w:vAlign w:val="center"/>
                    </w:tcPr>
                    <w:p w14:paraId="3D951458" w14:textId="77777777" w:rsidR="003655CF" w:rsidRDefault="003655CF">
                      <w:pPr>
                        <w:ind w:left="113" w:right="113"/>
                        <w:jc w:val="center"/>
                      </w:pPr>
                    </w:p>
                  </w:tc>
                </w:tr>
                <w:tr w:rsidR="003655CF" w14:paraId="3A1ED83D" w14:textId="77777777" w:rsidTr="00E93B9E">
                  <w:trPr>
                    <w:cantSplit/>
                    <w:trHeight w:val="1928"/>
                  </w:trPr>
                  <w:tc>
                    <w:tcPr>
                      <w:tcW w:w="289" w:type="dxa"/>
                      <w:tcBorders>
                        <w:bottom w:val="single" w:sz="12" w:space="0" w:color="auto"/>
                      </w:tcBorders>
                      <w:textDirection w:val="btLr"/>
                      <w:vAlign w:val="center"/>
                    </w:tcPr>
                    <w:p w14:paraId="26C21022" w14:textId="77777777" w:rsidR="003655CF" w:rsidRDefault="00000000">
                      <w:pPr>
                        <w:ind w:left="113" w:right="113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Подп. и дата</w:t>
                      </w:r>
                    </w:p>
                  </w:tc>
                  <w:tc>
                    <w:tcPr>
                      <w:tcW w:w="395" w:type="dxa"/>
                      <w:tcBorders>
                        <w:bottom w:val="single" w:sz="12" w:space="0" w:color="auto"/>
                        <w:right w:val="nil"/>
                      </w:tcBorders>
                      <w:textDirection w:val="btLr"/>
                      <w:vAlign w:val="center"/>
                    </w:tcPr>
                    <w:p w14:paraId="7DF1A39E" w14:textId="77777777" w:rsidR="003655CF" w:rsidRDefault="003655CF">
                      <w:pPr>
                        <w:ind w:left="113" w:right="113"/>
                        <w:jc w:val="center"/>
                      </w:pPr>
                    </w:p>
                  </w:tc>
                </w:tr>
              </w:tbl>
              <w:p w14:paraId="4C5A6F1B" w14:textId="77777777" w:rsidR="003655CF" w:rsidRDefault="003655CF"/>
            </w:txbxContent>
          </v:textbox>
        </v:shape>
      </w:pict>
    </w:r>
    <w:r>
      <w:rPr>
        <w:noProof/>
      </w:rPr>
      <w:pict w14:anchorId="73270873">
        <v:rect id="Rectangle 20" o:spid="_x0000_s1067" style="position:absolute;margin-left:0;margin-top:21pt;width:1114pt;height:791.4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" o:allowincell="f" strokeweight="1.5pt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865B9" w14:textId="1D16E67E" w:rsidR="003655CF" w:rsidRDefault="00B33CEA">
    <w:pPr>
      <w:pStyle w:val="a5"/>
      <w:spacing w:before="0"/>
    </w:pPr>
    <w:r>
      <w:rPr>
        <w:noProof/>
      </w:rPr>
      <w:pict w14:anchorId="5022DCDD">
        <v:shapetype id="_x0000_t202" coordsize="21600,21600" o:spt="202" path="m,l,21600r21600,l21600,xe">
          <v:stroke joinstyle="miter"/>
          <v:path gradientshapeok="t" o:connecttype="rect"/>
        </v:shapetype>
        <v:shape id="Text Box 19" o:spid="_x0000_s1066" type="#_x0000_t202" style="position:absolute;margin-left:-51.05pt;margin-top:41.05pt;width:58.1pt;height:53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" filled="f" stroked="f">
          <v:textbox>
            <w:txbxContent>
              <w:tbl>
                <w:tblPr>
                  <w:tblW w:w="1148" w:type="dxa"/>
                  <w:tblInd w:w="-176" w:type="dxa"/>
                  <w:tbl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  <w:insideH w:val="single" w:sz="12" w:space="0" w:color="auto"/>
                    <w:insideV w:val="single" w:sz="12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36"/>
                  <w:gridCol w:w="283"/>
                  <w:gridCol w:w="17"/>
                  <w:gridCol w:w="267"/>
                  <w:gridCol w:w="33"/>
                  <w:gridCol w:w="312"/>
                </w:tblGrid>
                <w:tr w:rsidR="003655CF" w14:paraId="33138009" w14:textId="77777777" w:rsidTr="00402440">
                  <w:trPr>
                    <w:cantSplit/>
                    <w:trHeight w:val="1134"/>
                  </w:trPr>
                  <w:tc>
                    <w:tcPr>
                      <w:tcW w:w="23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</w:tcPr>
                    <w:p w14:paraId="7AAB24EE" w14:textId="77777777" w:rsidR="003655CF" w:rsidRDefault="003655CF">
                      <w:pPr>
                        <w:ind w:left="113" w:right="113"/>
                        <w:jc w:val="center"/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300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12B4B6F3" w14:textId="77777777" w:rsidR="003655CF" w:rsidRDefault="003655CF">
                      <w:pPr>
                        <w:ind w:left="113" w:right="113"/>
                        <w:jc w:val="center"/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300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39DB3EC0" w14:textId="77777777" w:rsidR="003655CF" w:rsidRDefault="003655CF">
                      <w:pPr>
                        <w:ind w:left="113" w:right="113"/>
                        <w:jc w:val="center"/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312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bottom"/>
                    </w:tcPr>
                    <w:p w14:paraId="2B03279D" w14:textId="77777777" w:rsidR="003655CF" w:rsidRDefault="003655CF">
                      <w:pPr>
                        <w:ind w:left="113" w:right="113"/>
                        <w:jc w:val="center"/>
                        <w:rPr>
                          <w:rFonts w:cs="Arial"/>
                          <w:sz w:val="16"/>
                        </w:rPr>
                      </w:pPr>
                    </w:p>
                  </w:tc>
                </w:tr>
                <w:tr w:rsidR="003655CF" w14:paraId="444FA829" w14:textId="77777777" w:rsidTr="00402440">
                  <w:trPr>
                    <w:cantSplit/>
                    <w:trHeight w:val="5216"/>
                  </w:trPr>
                  <w:tc>
                    <w:tcPr>
                      <w:tcW w:w="23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</w:tcPr>
                    <w:p w14:paraId="0E23B67C" w14:textId="77777777" w:rsidR="003655CF" w:rsidRDefault="003655CF">
                      <w:pPr>
                        <w:ind w:left="113" w:right="113"/>
                        <w:jc w:val="right"/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300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0B1C6507" w14:textId="77777777" w:rsidR="003655CF" w:rsidRDefault="003655CF">
                      <w:pPr>
                        <w:ind w:left="113" w:right="113"/>
                        <w:jc w:val="right"/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300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5B5C76F0" w14:textId="77777777" w:rsidR="003655CF" w:rsidRDefault="003655CF">
                      <w:pPr>
                        <w:ind w:left="113" w:right="113"/>
                        <w:jc w:val="right"/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312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bottom"/>
                    </w:tcPr>
                    <w:p w14:paraId="054BB447" w14:textId="77777777" w:rsidR="003655CF" w:rsidRDefault="003655CF">
                      <w:pPr>
                        <w:ind w:left="113" w:right="113"/>
                        <w:jc w:val="right"/>
                        <w:rPr>
                          <w:rFonts w:cs="Arial"/>
                          <w:i/>
                          <w:sz w:val="16"/>
                          <w:szCs w:val="16"/>
                        </w:rPr>
                      </w:pPr>
                    </w:p>
                  </w:tc>
                </w:tr>
                <w:tr w:rsidR="003655CF" w14:paraId="58BC5ABD" w14:textId="77777777" w:rsidTr="00402440">
                  <w:trPr>
                    <w:cantSplit/>
                    <w:trHeight w:val="397"/>
                  </w:trPr>
                  <w:tc>
                    <w:tcPr>
                      <w:tcW w:w="236" w:type="dxa"/>
                      <w:tcBorders>
                        <w:top w:val="nil"/>
                        <w:left w:val="nil"/>
                        <w:bottom w:val="single" w:sz="4" w:space="0" w:color="auto"/>
                        <w:right w:val="nil"/>
                      </w:tcBorders>
                      <w:textDirection w:val="btLr"/>
                      <w:vAlign w:val="center"/>
                    </w:tcPr>
                    <w:p w14:paraId="3EF318B7" w14:textId="77777777" w:rsidR="003655CF" w:rsidRDefault="003655CF">
                      <w:pPr>
                        <w:ind w:left="113" w:right="113"/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300" w:type="dxa"/>
                      <w:gridSpan w:val="2"/>
                      <w:tcBorders>
                        <w:top w:val="nil"/>
                        <w:left w:val="nil"/>
                        <w:bottom w:val="single" w:sz="4" w:space="0" w:color="auto"/>
                        <w:right w:val="nil"/>
                      </w:tcBorders>
                      <w:textDirection w:val="btLr"/>
                    </w:tcPr>
                    <w:p w14:paraId="0F080CEF" w14:textId="77777777" w:rsidR="003655CF" w:rsidRDefault="003655CF">
                      <w:pPr>
                        <w:ind w:left="113" w:right="113"/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00" w:type="dxa"/>
                      <w:gridSpan w:val="2"/>
                      <w:tcBorders>
                        <w:top w:val="nil"/>
                        <w:left w:val="nil"/>
                        <w:bottom w:val="single" w:sz="4" w:space="0" w:color="auto"/>
                        <w:right w:val="nil"/>
                      </w:tcBorders>
                      <w:textDirection w:val="btLr"/>
                      <w:vAlign w:val="center"/>
                    </w:tcPr>
                    <w:p w14:paraId="42E4E83E" w14:textId="77777777" w:rsidR="003655CF" w:rsidRDefault="003655CF">
                      <w:pPr>
                        <w:ind w:left="113" w:right="113"/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12" w:type="dxa"/>
                      <w:tcBorders>
                        <w:top w:val="nil"/>
                        <w:left w:val="nil"/>
                        <w:bottom w:val="single" w:sz="4" w:space="0" w:color="auto"/>
                        <w:right w:val="nil"/>
                      </w:tcBorders>
                      <w:textDirection w:val="btLr"/>
                      <w:vAlign w:val="center"/>
                    </w:tcPr>
                    <w:p w14:paraId="62AE6DEF" w14:textId="77777777" w:rsidR="003655CF" w:rsidRDefault="003655CF">
                      <w:pPr>
                        <w:ind w:left="113" w:right="113"/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655CF" w14:paraId="07EBF093" w14:textId="77777777" w:rsidTr="00402440">
                  <w:trPr>
                    <w:cantSplit/>
                    <w:trHeight w:val="567"/>
                  </w:trPr>
                  <w:tc>
                    <w:tcPr>
                      <w:tcW w:w="236" w:type="dxa"/>
                      <w:vMerge w:val="restart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textDirection w:val="btLr"/>
                      <w:vAlign w:val="center"/>
                    </w:tcPr>
                    <w:p w14:paraId="4CF1FA99" w14:textId="77777777" w:rsidR="003655CF" w:rsidRDefault="00000000">
                      <w:pPr>
                        <w:ind w:left="28"/>
                        <w:rPr>
                          <w:rFonts w:cs="Arial"/>
                          <w:sz w:val="16"/>
                        </w:rPr>
                      </w:pPr>
                      <w:r>
                        <w:rPr>
                          <w:rFonts w:cs="Arial"/>
                          <w:sz w:val="16"/>
                        </w:rPr>
                        <w:t xml:space="preserve">   </w:t>
                      </w:r>
                      <w:r>
                        <w:rPr>
                          <w:rFonts w:cs="Arial"/>
                          <w:sz w:val="16"/>
                        </w:rPr>
                        <w:t>Согласовано</w:t>
                      </w:r>
                    </w:p>
                  </w:tc>
                  <w:tc>
                    <w:tcPr>
                      <w:tcW w:w="300" w:type="dxa"/>
                      <w:gridSpan w:val="2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textDirection w:val="btLr"/>
                    </w:tcPr>
                    <w:p w14:paraId="7A2795AC" w14:textId="77777777" w:rsidR="003655CF" w:rsidRDefault="003655CF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00" w:type="dxa"/>
                      <w:gridSpan w:val="2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textDirection w:val="btLr"/>
                      <w:vAlign w:val="center"/>
                    </w:tcPr>
                    <w:p w14:paraId="5BA5DC5F" w14:textId="77777777" w:rsidR="003655CF" w:rsidRDefault="003655CF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12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textDirection w:val="btLr"/>
                      <w:vAlign w:val="center"/>
                    </w:tcPr>
                    <w:p w14:paraId="05041024" w14:textId="77777777" w:rsidR="003655CF" w:rsidRDefault="003655CF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655CF" w14:paraId="5485BB9A" w14:textId="77777777" w:rsidTr="00402440">
                  <w:trPr>
                    <w:cantSplit/>
                    <w:trHeight w:hRule="exact" w:val="850"/>
                  </w:trPr>
                  <w:tc>
                    <w:tcPr>
                      <w:tcW w:w="236" w:type="dxa"/>
                      <w:vMerge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textDirection w:val="btLr"/>
                      <w:vAlign w:val="center"/>
                    </w:tcPr>
                    <w:p w14:paraId="0178F36D" w14:textId="77777777" w:rsidR="003655CF" w:rsidRDefault="003655CF">
                      <w:pPr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300" w:type="dxa"/>
                      <w:gridSpan w:val="2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textDirection w:val="btLr"/>
                    </w:tcPr>
                    <w:p w14:paraId="181F3CAB" w14:textId="77777777" w:rsidR="003655CF" w:rsidRDefault="003655CF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00" w:type="dxa"/>
                      <w:gridSpan w:val="2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textDirection w:val="btLr"/>
                      <w:vAlign w:val="center"/>
                    </w:tcPr>
                    <w:p w14:paraId="01673C13" w14:textId="77777777" w:rsidR="003655CF" w:rsidRDefault="003655CF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12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textDirection w:val="btLr"/>
                      <w:vAlign w:val="center"/>
                    </w:tcPr>
                    <w:p w14:paraId="70785C9C" w14:textId="77777777" w:rsidR="003655CF" w:rsidRDefault="003655CF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655CF" w14:paraId="494FE575" w14:textId="77777777" w:rsidTr="00402440">
                  <w:trPr>
                    <w:cantSplit/>
                    <w:trHeight w:val="1134"/>
                  </w:trPr>
                  <w:tc>
                    <w:tcPr>
                      <w:tcW w:w="236" w:type="dxa"/>
                      <w:vMerge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textDirection w:val="btLr"/>
                      <w:vAlign w:val="center"/>
                    </w:tcPr>
                    <w:p w14:paraId="297AF85C" w14:textId="77777777" w:rsidR="003655CF" w:rsidRDefault="003655CF">
                      <w:pPr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300" w:type="dxa"/>
                      <w:gridSpan w:val="2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textDirection w:val="btLr"/>
                    </w:tcPr>
                    <w:p w14:paraId="6D96AD19" w14:textId="77777777" w:rsidR="003655CF" w:rsidRDefault="003655CF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00" w:type="dxa"/>
                      <w:gridSpan w:val="2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textDirection w:val="btLr"/>
                      <w:vAlign w:val="center"/>
                    </w:tcPr>
                    <w:p w14:paraId="487B8374" w14:textId="77777777" w:rsidR="003655CF" w:rsidRDefault="003655CF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12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textDirection w:val="btLr"/>
                      <w:vAlign w:val="center"/>
                    </w:tcPr>
                    <w:p w14:paraId="456EDE38" w14:textId="77777777" w:rsidR="003655CF" w:rsidRDefault="003655CF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655CF" w14:paraId="3DA129ED" w14:textId="77777777" w:rsidTr="00821729">
                  <w:trPr>
                    <w:cantSplit/>
                    <w:trHeight w:val="1134"/>
                  </w:trPr>
                  <w:tc>
                    <w:tcPr>
                      <w:tcW w:w="236" w:type="dxa"/>
                      <w:vMerge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textDirection w:val="btLr"/>
                      <w:vAlign w:val="center"/>
                    </w:tcPr>
                    <w:p w14:paraId="19228E8D" w14:textId="77777777" w:rsidR="003655CF" w:rsidRDefault="003655CF">
                      <w:pPr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300" w:type="dxa"/>
                      <w:gridSpan w:val="2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textDirection w:val="btLr"/>
                    </w:tcPr>
                    <w:p w14:paraId="5DC370EA" w14:textId="77777777" w:rsidR="003655CF" w:rsidRDefault="003655CF">
                      <w:pPr>
                        <w:ind w:left="28"/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00" w:type="dxa"/>
                      <w:gridSpan w:val="2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textDirection w:val="btLr"/>
                      <w:vAlign w:val="center"/>
                    </w:tcPr>
                    <w:p w14:paraId="2DCFBBF7" w14:textId="77777777" w:rsidR="003655CF" w:rsidRDefault="003655CF">
                      <w:pPr>
                        <w:ind w:left="28"/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312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tcBorders>
                      <w:textDirection w:val="btLr"/>
                      <w:vAlign w:val="center"/>
                    </w:tcPr>
                    <w:p w14:paraId="156ACF58" w14:textId="77777777" w:rsidR="003655CF" w:rsidRDefault="003655CF">
                      <w:pPr>
                        <w:ind w:left="28"/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655CF" w14:paraId="337D1B94" w14:textId="77777777" w:rsidTr="00402440">
                  <w:trPr>
                    <w:gridAfter w:val="2"/>
                    <w:wAfter w:w="345" w:type="dxa"/>
                    <w:cantSplit/>
                    <w:trHeight w:val="1134"/>
                  </w:trPr>
                  <w:tc>
                    <w:tcPr>
                      <w:tcW w:w="23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6AD24375" w14:textId="77777777" w:rsidR="003655CF" w:rsidRDefault="003655CF">
                      <w:pPr>
                        <w:ind w:left="113" w:right="113"/>
                        <w:jc w:val="center"/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28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1F72E1F5" w14:textId="77777777" w:rsidR="003655CF" w:rsidRDefault="003655CF">
                      <w:pPr>
                        <w:ind w:left="113" w:right="113"/>
                        <w:jc w:val="center"/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284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bottom"/>
                    </w:tcPr>
                    <w:p w14:paraId="155330A0" w14:textId="77777777" w:rsidR="003655CF" w:rsidRDefault="00000000">
                      <w:pPr>
                        <w:ind w:left="113" w:right="113"/>
                        <w:jc w:val="center"/>
                        <w:rPr>
                          <w:rFonts w:cs="Arial"/>
                          <w:sz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ф. 23-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27.</w:t>
                      </w:r>
                    </w:p>
                  </w:tc>
                </w:tr>
                <w:tr w:rsidR="003655CF" w14:paraId="3DABB876" w14:textId="77777777" w:rsidTr="00402440">
                  <w:trPr>
                    <w:gridAfter w:val="2"/>
                    <w:wAfter w:w="345" w:type="dxa"/>
                    <w:cantSplit/>
                    <w:trHeight w:val="5216"/>
                  </w:trPr>
                  <w:tc>
                    <w:tcPr>
                      <w:tcW w:w="23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6197D21B" w14:textId="77777777" w:rsidR="003655CF" w:rsidRDefault="003655CF">
                      <w:pPr>
                        <w:ind w:left="113" w:right="113"/>
                        <w:jc w:val="right"/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28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186451BE" w14:textId="77777777" w:rsidR="003655CF" w:rsidRDefault="003655CF">
                      <w:pPr>
                        <w:ind w:left="113" w:right="113"/>
                        <w:jc w:val="right"/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284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bottom"/>
                    </w:tcPr>
                    <w:p w14:paraId="5BA0AA22" w14:textId="77777777" w:rsidR="003655CF" w:rsidRDefault="003655CF">
                      <w:pPr>
                        <w:ind w:left="113" w:right="113"/>
                        <w:jc w:val="right"/>
                        <w:rPr>
                          <w:rFonts w:cs="Arial"/>
                          <w:i/>
                          <w:sz w:val="16"/>
                          <w:szCs w:val="16"/>
                        </w:rPr>
                      </w:pPr>
                    </w:p>
                  </w:tc>
                </w:tr>
                <w:tr w:rsidR="003655CF" w14:paraId="3F77D58D" w14:textId="77777777" w:rsidTr="00402440">
                  <w:trPr>
                    <w:gridAfter w:val="2"/>
                    <w:wAfter w:w="345" w:type="dxa"/>
                    <w:cantSplit/>
                    <w:trHeight w:val="570"/>
                  </w:trPr>
                  <w:tc>
                    <w:tcPr>
                      <w:tcW w:w="236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7FD06619" w14:textId="77777777" w:rsidR="003655CF" w:rsidRDefault="003655CF">
                      <w:pPr>
                        <w:ind w:left="113" w:right="113"/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28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78E9C81C" w14:textId="77777777" w:rsidR="003655CF" w:rsidRDefault="003655CF">
                      <w:pPr>
                        <w:ind w:left="113" w:right="113"/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284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3BAEE444" w14:textId="77777777" w:rsidR="003655CF" w:rsidRDefault="003655CF">
                      <w:pPr>
                        <w:ind w:left="113" w:right="113"/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655CF" w14:paraId="2F38D6C5" w14:textId="77777777" w:rsidTr="00402440">
                  <w:trPr>
                    <w:gridAfter w:val="2"/>
                    <w:wAfter w:w="345" w:type="dxa"/>
                    <w:cantSplit/>
                    <w:trHeight w:val="570"/>
                  </w:trPr>
                  <w:tc>
                    <w:tcPr>
                      <w:tcW w:w="236" w:type="dxa"/>
                      <w:vMerge w:val="restar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73485BAF" w14:textId="77777777" w:rsidR="003655CF" w:rsidRDefault="003655CF">
                      <w:pPr>
                        <w:ind w:left="28"/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28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39F24422" w14:textId="77777777" w:rsidR="003655CF" w:rsidRDefault="003655CF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284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1E2C940F" w14:textId="77777777" w:rsidR="003655CF" w:rsidRDefault="003655CF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655CF" w14:paraId="0C608D16" w14:textId="77777777" w:rsidTr="00402440">
                  <w:trPr>
                    <w:gridAfter w:val="2"/>
                    <w:wAfter w:w="345" w:type="dxa"/>
                    <w:cantSplit/>
                    <w:trHeight w:hRule="exact" w:val="850"/>
                  </w:trPr>
                  <w:tc>
                    <w:tcPr>
                      <w:tcW w:w="236" w:type="dxa"/>
                      <w:vMerge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32941CCF" w14:textId="77777777" w:rsidR="003655CF" w:rsidRDefault="003655CF">
                      <w:pPr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28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7721F17C" w14:textId="77777777" w:rsidR="003655CF" w:rsidRDefault="003655CF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284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6C3A1C67" w14:textId="77777777" w:rsidR="003655CF" w:rsidRDefault="003655CF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655CF" w14:paraId="42996F20" w14:textId="77777777" w:rsidTr="00402440">
                  <w:trPr>
                    <w:gridAfter w:val="2"/>
                    <w:wAfter w:w="345" w:type="dxa"/>
                    <w:cantSplit/>
                    <w:trHeight w:val="1134"/>
                  </w:trPr>
                  <w:tc>
                    <w:tcPr>
                      <w:tcW w:w="236" w:type="dxa"/>
                      <w:vMerge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6F114D98" w14:textId="77777777" w:rsidR="003655CF" w:rsidRDefault="003655CF">
                      <w:pPr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28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05DAC0CD" w14:textId="77777777" w:rsidR="003655CF" w:rsidRDefault="003655CF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284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34232043" w14:textId="77777777" w:rsidR="003655CF" w:rsidRDefault="003655CF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655CF" w14:paraId="6A0B53A3" w14:textId="77777777" w:rsidTr="00402440">
                  <w:trPr>
                    <w:gridAfter w:val="2"/>
                    <w:wAfter w:w="345" w:type="dxa"/>
                    <w:cantSplit/>
                    <w:trHeight w:val="1134"/>
                  </w:trPr>
                  <w:tc>
                    <w:tcPr>
                      <w:tcW w:w="236" w:type="dxa"/>
                      <w:vMerge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1348EEBA" w14:textId="77777777" w:rsidR="003655CF" w:rsidRDefault="003655CF">
                      <w:pPr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283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6FFB0FB6" w14:textId="77777777" w:rsidR="003655CF" w:rsidRDefault="003655CF">
                      <w:pPr>
                        <w:ind w:left="28"/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284" w:type="dxa"/>
                      <w:gridSpan w:val="2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0D96B786" w14:textId="77777777" w:rsidR="003655CF" w:rsidRDefault="003655CF">
                      <w:pPr>
                        <w:ind w:left="28"/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</w:tr>
              </w:tbl>
              <w:p w14:paraId="4F948AC0" w14:textId="77777777" w:rsidR="003655CF" w:rsidRDefault="003655CF">
                <w:pPr>
                  <w:rPr>
                    <w:sz w:val="16"/>
                    <w:szCs w:val="16"/>
                  </w:rPr>
                </w:pPr>
              </w:p>
              <w:p w14:paraId="109BCF3B" w14:textId="77777777" w:rsidR="003655CF" w:rsidRDefault="003655CF">
                <w:pPr>
                  <w:rPr>
                    <w:sz w:val="16"/>
                    <w:szCs w:val="16"/>
                  </w:rPr>
                </w:pPr>
              </w:p>
            </w:txbxContent>
          </v:textbox>
        </v:shape>
      </w:pict>
    </w:r>
    <w:r>
      <w:rPr>
        <w:noProof/>
      </w:rPr>
      <w:pict w14:anchorId="4A01A3B6">
        <v:rect id="Rectangle 18" o:spid="_x0000_s1065" style="position:absolute;margin-left:0;margin-top:21.55pt;width:1112.6pt;height:790.9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" o:allowincell="f" strokeweight="1.5pt"/>
      </w:pict>
    </w:r>
    <w:r>
      <w:rPr>
        <w:noProof/>
      </w:rPr>
      <w:pict w14:anchorId="258DA30A">
        <v:shape id="Text Box 17" o:spid="_x0000_s1064" type="#_x0000_t202" style="position:absolute;margin-left:-51.05pt;margin-top:22.4pt;width:58.1pt;height:540.5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" filled="f" stroked="f">
          <v:textbox>
            <w:txbxContent>
              <w:tbl>
                <w:tblPr>
                  <w:tblW w:w="0" w:type="auto"/>
                  <w:tblInd w:w="114" w:type="dxa"/>
                  <w:tbl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  <w:insideH w:val="single" w:sz="12" w:space="0" w:color="auto"/>
                    <w:insideV w:val="single" w:sz="12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84"/>
                  <w:gridCol w:w="284"/>
                  <w:gridCol w:w="284"/>
                </w:tblGrid>
                <w:tr w:rsidR="003655CF" w14:paraId="040EA2C6" w14:textId="77777777" w:rsidTr="00851837">
                  <w:trPr>
                    <w:cantSplit/>
                    <w:trHeight w:val="1134"/>
                  </w:trPr>
                  <w:tc>
                    <w:tcPr>
                      <w:tcW w:w="284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26C44F89" w14:textId="77777777" w:rsidR="003655CF" w:rsidRDefault="003655CF">
                      <w:pPr>
                        <w:ind w:left="113" w:right="113"/>
                        <w:jc w:val="center"/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284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542C0074" w14:textId="77777777" w:rsidR="003655CF" w:rsidRDefault="003655CF">
                      <w:pPr>
                        <w:ind w:left="113" w:right="113"/>
                        <w:jc w:val="center"/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284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bottom"/>
                    </w:tcPr>
                    <w:p w14:paraId="371A3922" w14:textId="77777777" w:rsidR="003655CF" w:rsidRDefault="00000000">
                      <w:pPr>
                        <w:ind w:left="113" w:right="113"/>
                        <w:jc w:val="center"/>
                        <w:rPr>
                          <w:rFonts w:cs="Arial"/>
                          <w:sz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ф. 23-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27.</w:t>
                      </w: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c>
                </w:tr>
                <w:tr w:rsidR="003655CF" w14:paraId="651DE1EE" w14:textId="77777777" w:rsidTr="00642ED8">
                  <w:trPr>
                    <w:cantSplit/>
                    <w:trHeight w:val="5216"/>
                  </w:trPr>
                  <w:tc>
                    <w:tcPr>
                      <w:tcW w:w="284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40873C1A" w14:textId="77777777" w:rsidR="003655CF" w:rsidRDefault="003655CF">
                      <w:pPr>
                        <w:ind w:left="113" w:right="113"/>
                        <w:jc w:val="right"/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284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1F1997CD" w14:textId="77777777" w:rsidR="003655CF" w:rsidRDefault="003655CF">
                      <w:pPr>
                        <w:ind w:left="113" w:right="113"/>
                        <w:jc w:val="right"/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284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bottom"/>
                    </w:tcPr>
                    <w:p w14:paraId="33E14B98" w14:textId="77777777" w:rsidR="003655CF" w:rsidRDefault="003655CF">
                      <w:pPr>
                        <w:ind w:left="113" w:right="113"/>
                        <w:jc w:val="right"/>
                        <w:rPr>
                          <w:rFonts w:cs="Arial"/>
                          <w:i/>
                          <w:sz w:val="16"/>
                          <w:szCs w:val="16"/>
                        </w:rPr>
                      </w:pPr>
                    </w:p>
                  </w:tc>
                </w:tr>
                <w:tr w:rsidR="003655CF" w14:paraId="49F34C2B" w14:textId="77777777" w:rsidTr="00851837">
                  <w:trPr>
                    <w:cantSplit/>
                    <w:trHeight w:val="570"/>
                  </w:trPr>
                  <w:tc>
                    <w:tcPr>
                      <w:tcW w:w="284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46714DE3" w14:textId="77777777" w:rsidR="003655CF" w:rsidRDefault="003655CF">
                      <w:pPr>
                        <w:ind w:left="113" w:right="113"/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284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03C5E2EC" w14:textId="77777777" w:rsidR="003655CF" w:rsidRDefault="003655CF">
                      <w:pPr>
                        <w:ind w:left="113" w:right="113"/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284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599F28F6" w14:textId="77777777" w:rsidR="003655CF" w:rsidRDefault="003655CF">
                      <w:pPr>
                        <w:ind w:left="113" w:right="113"/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655CF" w14:paraId="522AC6CE" w14:textId="77777777" w:rsidTr="00851837">
                  <w:trPr>
                    <w:cantSplit/>
                    <w:trHeight w:val="570"/>
                  </w:trPr>
                  <w:tc>
                    <w:tcPr>
                      <w:tcW w:w="284" w:type="dxa"/>
                      <w:vMerge w:val="restart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15BDEF8E" w14:textId="77777777" w:rsidR="003655CF" w:rsidRDefault="003655CF">
                      <w:pPr>
                        <w:ind w:left="28"/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284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329BDD93" w14:textId="77777777" w:rsidR="003655CF" w:rsidRDefault="003655CF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284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209012B7" w14:textId="77777777" w:rsidR="003655CF" w:rsidRDefault="003655CF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655CF" w14:paraId="088E87C9" w14:textId="77777777" w:rsidTr="00851837">
                  <w:trPr>
                    <w:cantSplit/>
                    <w:trHeight w:hRule="exact" w:val="850"/>
                  </w:trPr>
                  <w:tc>
                    <w:tcPr>
                      <w:tcW w:w="284" w:type="dxa"/>
                      <w:vMerge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4E199BE2" w14:textId="77777777" w:rsidR="003655CF" w:rsidRDefault="003655CF">
                      <w:pPr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284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477E1F24" w14:textId="77777777" w:rsidR="003655CF" w:rsidRDefault="003655CF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284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4C7D9373" w14:textId="77777777" w:rsidR="003655CF" w:rsidRDefault="003655CF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655CF" w14:paraId="7F28F7BE" w14:textId="77777777" w:rsidTr="00851837">
                  <w:trPr>
                    <w:cantSplit/>
                    <w:trHeight w:val="1134"/>
                  </w:trPr>
                  <w:tc>
                    <w:tcPr>
                      <w:tcW w:w="284" w:type="dxa"/>
                      <w:vMerge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5EFBD7CD" w14:textId="77777777" w:rsidR="003655CF" w:rsidRDefault="003655CF">
                      <w:pPr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284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7E92ACA2" w14:textId="77777777" w:rsidR="003655CF" w:rsidRDefault="003655CF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284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5BF5C8E6" w14:textId="77777777" w:rsidR="003655CF" w:rsidRDefault="003655CF">
                      <w:pPr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</w:tr>
                <w:tr w:rsidR="003655CF" w14:paraId="326D0B30" w14:textId="77777777" w:rsidTr="00851837">
                  <w:trPr>
                    <w:cantSplit/>
                    <w:trHeight w:val="1134"/>
                  </w:trPr>
                  <w:tc>
                    <w:tcPr>
                      <w:tcW w:w="284" w:type="dxa"/>
                      <w:vMerge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61B52C35" w14:textId="77777777" w:rsidR="003655CF" w:rsidRDefault="003655CF">
                      <w:pPr>
                        <w:rPr>
                          <w:rFonts w:cs="Arial"/>
                          <w:sz w:val="16"/>
                        </w:rPr>
                      </w:pPr>
                    </w:p>
                  </w:tc>
                  <w:tc>
                    <w:tcPr>
                      <w:tcW w:w="284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7E6DD494" w14:textId="77777777" w:rsidR="003655CF" w:rsidRDefault="003655CF">
                      <w:pPr>
                        <w:ind w:left="28"/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  <w:tc>
                    <w:tcPr>
                      <w:tcW w:w="284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textDirection w:val="btLr"/>
                      <w:vAlign w:val="center"/>
                    </w:tcPr>
                    <w:p w14:paraId="56811E1C" w14:textId="77777777" w:rsidR="003655CF" w:rsidRDefault="003655CF">
                      <w:pPr>
                        <w:ind w:left="28"/>
                        <w:rPr>
                          <w:rFonts w:cs="Arial"/>
                          <w:sz w:val="16"/>
                          <w:szCs w:val="16"/>
                        </w:rPr>
                      </w:pPr>
                    </w:p>
                  </w:tc>
                </w:tr>
              </w:tbl>
              <w:p w14:paraId="1C530350" w14:textId="77777777" w:rsidR="003655CF" w:rsidRDefault="003655CF">
                <w:pPr>
                  <w:rPr>
                    <w:sz w:val="16"/>
                    <w:szCs w:val="16"/>
                  </w:rPr>
                </w:pP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43C8"/>
    <w:multiLevelType w:val="hybridMultilevel"/>
    <w:tmpl w:val="24A6750C"/>
    <w:lvl w:ilvl="0" w:tplc="B7EED0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B0C81BC" w:tentative="1">
      <w:start w:val="1"/>
      <w:numFmt w:val="lowerLetter"/>
      <w:lvlText w:val="%2."/>
      <w:lvlJc w:val="left"/>
      <w:pPr>
        <w:ind w:left="1440" w:hanging="360"/>
      </w:pPr>
    </w:lvl>
    <w:lvl w:ilvl="2" w:tplc="775C6110" w:tentative="1">
      <w:start w:val="1"/>
      <w:numFmt w:val="lowerRoman"/>
      <w:lvlText w:val="%3."/>
      <w:lvlJc w:val="right"/>
      <w:pPr>
        <w:ind w:left="2160" w:hanging="180"/>
      </w:pPr>
    </w:lvl>
    <w:lvl w:ilvl="3" w:tplc="0DF4C95E" w:tentative="1">
      <w:start w:val="1"/>
      <w:numFmt w:val="decimal"/>
      <w:lvlText w:val="%4."/>
      <w:lvlJc w:val="left"/>
      <w:pPr>
        <w:ind w:left="2880" w:hanging="360"/>
      </w:pPr>
    </w:lvl>
    <w:lvl w:ilvl="4" w:tplc="AB56A626" w:tentative="1">
      <w:start w:val="1"/>
      <w:numFmt w:val="lowerLetter"/>
      <w:lvlText w:val="%5."/>
      <w:lvlJc w:val="left"/>
      <w:pPr>
        <w:ind w:left="3600" w:hanging="360"/>
      </w:pPr>
    </w:lvl>
    <w:lvl w:ilvl="5" w:tplc="A46C76F4" w:tentative="1">
      <w:start w:val="1"/>
      <w:numFmt w:val="lowerRoman"/>
      <w:lvlText w:val="%6."/>
      <w:lvlJc w:val="right"/>
      <w:pPr>
        <w:ind w:left="4320" w:hanging="180"/>
      </w:pPr>
    </w:lvl>
    <w:lvl w:ilvl="6" w:tplc="0CDEDFB4" w:tentative="1">
      <w:start w:val="1"/>
      <w:numFmt w:val="decimal"/>
      <w:lvlText w:val="%7."/>
      <w:lvlJc w:val="left"/>
      <w:pPr>
        <w:ind w:left="5040" w:hanging="360"/>
      </w:pPr>
    </w:lvl>
    <w:lvl w:ilvl="7" w:tplc="ACEAFC1E" w:tentative="1">
      <w:start w:val="1"/>
      <w:numFmt w:val="lowerLetter"/>
      <w:lvlText w:val="%8."/>
      <w:lvlJc w:val="left"/>
      <w:pPr>
        <w:ind w:left="5760" w:hanging="360"/>
      </w:pPr>
    </w:lvl>
    <w:lvl w:ilvl="8" w:tplc="D9342A7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A694A"/>
    <w:multiLevelType w:val="multilevel"/>
    <w:tmpl w:val="3726F63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3837460"/>
    <w:multiLevelType w:val="singleLevel"/>
    <w:tmpl w:val="BD04C8D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3" w15:restartNumberingAfterBreak="0">
    <w:nsid w:val="0A7A1502"/>
    <w:multiLevelType w:val="hybridMultilevel"/>
    <w:tmpl w:val="2B90B5A0"/>
    <w:lvl w:ilvl="0" w:tplc="55B801A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99B419C6" w:tentative="1">
      <w:start w:val="1"/>
      <w:numFmt w:val="bullet"/>
      <w:lvlText w:val="o"/>
      <w:lvlJc w:val="left"/>
      <w:pPr>
        <w:ind w:left="2817" w:hanging="360"/>
      </w:pPr>
      <w:rPr>
        <w:rFonts w:ascii="Courier New" w:hAnsi="Courier New" w:cs="Courier New" w:hint="default"/>
      </w:rPr>
    </w:lvl>
    <w:lvl w:ilvl="2" w:tplc="460A3A04" w:tentative="1">
      <w:start w:val="1"/>
      <w:numFmt w:val="bullet"/>
      <w:lvlText w:val=""/>
      <w:lvlJc w:val="left"/>
      <w:pPr>
        <w:ind w:left="3537" w:hanging="360"/>
      </w:pPr>
      <w:rPr>
        <w:rFonts w:ascii="Wingdings" w:hAnsi="Wingdings" w:hint="default"/>
      </w:rPr>
    </w:lvl>
    <w:lvl w:ilvl="3" w:tplc="079A0C26" w:tentative="1">
      <w:start w:val="1"/>
      <w:numFmt w:val="bullet"/>
      <w:lvlText w:val=""/>
      <w:lvlJc w:val="left"/>
      <w:pPr>
        <w:ind w:left="4257" w:hanging="360"/>
      </w:pPr>
      <w:rPr>
        <w:rFonts w:ascii="Symbol" w:hAnsi="Symbol" w:hint="default"/>
      </w:rPr>
    </w:lvl>
    <w:lvl w:ilvl="4" w:tplc="89087032" w:tentative="1">
      <w:start w:val="1"/>
      <w:numFmt w:val="bullet"/>
      <w:lvlText w:val="o"/>
      <w:lvlJc w:val="left"/>
      <w:pPr>
        <w:ind w:left="4977" w:hanging="360"/>
      </w:pPr>
      <w:rPr>
        <w:rFonts w:ascii="Courier New" w:hAnsi="Courier New" w:cs="Courier New" w:hint="default"/>
      </w:rPr>
    </w:lvl>
    <w:lvl w:ilvl="5" w:tplc="CF1294AE" w:tentative="1">
      <w:start w:val="1"/>
      <w:numFmt w:val="bullet"/>
      <w:lvlText w:val=""/>
      <w:lvlJc w:val="left"/>
      <w:pPr>
        <w:ind w:left="5697" w:hanging="360"/>
      </w:pPr>
      <w:rPr>
        <w:rFonts w:ascii="Wingdings" w:hAnsi="Wingdings" w:hint="default"/>
      </w:rPr>
    </w:lvl>
    <w:lvl w:ilvl="6" w:tplc="7B3E7FC0" w:tentative="1">
      <w:start w:val="1"/>
      <w:numFmt w:val="bullet"/>
      <w:lvlText w:val=""/>
      <w:lvlJc w:val="left"/>
      <w:pPr>
        <w:ind w:left="6417" w:hanging="360"/>
      </w:pPr>
      <w:rPr>
        <w:rFonts w:ascii="Symbol" w:hAnsi="Symbol" w:hint="default"/>
      </w:rPr>
    </w:lvl>
    <w:lvl w:ilvl="7" w:tplc="54F49E30" w:tentative="1">
      <w:start w:val="1"/>
      <w:numFmt w:val="bullet"/>
      <w:lvlText w:val="o"/>
      <w:lvlJc w:val="left"/>
      <w:pPr>
        <w:ind w:left="7137" w:hanging="360"/>
      </w:pPr>
      <w:rPr>
        <w:rFonts w:ascii="Courier New" w:hAnsi="Courier New" w:cs="Courier New" w:hint="default"/>
      </w:rPr>
    </w:lvl>
    <w:lvl w:ilvl="8" w:tplc="3492565C" w:tentative="1">
      <w:start w:val="1"/>
      <w:numFmt w:val="bullet"/>
      <w:lvlText w:val=""/>
      <w:lvlJc w:val="left"/>
      <w:pPr>
        <w:ind w:left="7857" w:hanging="360"/>
      </w:pPr>
      <w:rPr>
        <w:rFonts w:ascii="Wingdings" w:hAnsi="Wingdings" w:hint="default"/>
      </w:rPr>
    </w:lvl>
  </w:abstractNum>
  <w:abstractNum w:abstractNumId="4" w15:restartNumberingAfterBreak="0">
    <w:nsid w:val="0B671354"/>
    <w:multiLevelType w:val="multilevel"/>
    <w:tmpl w:val="50F4357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0" w:firstLine="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222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1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7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9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256" w:hanging="1800"/>
      </w:pPr>
      <w:rPr>
        <w:rFonts w:hint="default"/>
      </w:rPr>
    </w:lvl>
  </w:abstractNum>
  <w:abstractNum w:abstractNumId="5" w15:restartNumberingAfterBreak="0">
    <w:nsid w:val="0D0A64BF"/>
    <w:multiLevelType w:val="singleLevel"/>
    <w:tmpl w:val="7208238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6" w15:restartNumberingAfterBreak="0">
    <w:nsid w:val="10037E90"/>
    <w:multiLevelType w:val="multilevel"/>
    <w:tmpl w:val="51409DB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0" w:firstLine="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222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1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7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9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256" w:hanging="1800"/>
      </w:pPr>
      <w:rPr>
        <w:rFonts w:hint="default"/>
      </w:rPr>
    </w:lvl>
  </w:abstractNum>
  <w:abstractNum w:abstractNumId="7" w15:restartNumberingAfterBreak="0">
    <w:nsid w:val="12782ED0"/>
    <w:multiLevelType w:val="hybridMultilevel"/>
    <w:tmpl w:val="3BCA1518"/>
    <w:lvl w:ilvl="0" w:tplc="B6B8256E">
      <w:start w:val="1"/>
      <w:numFmt w:val="decimal"/>
      <w:lvlText w:val="%1"/>
      <w:lvlJc w:val="left"/>
      <w:pPr>
        <w:ind w:left="1280" w:hanging="360"/>
      </w:pPr>
      <w:rPr>
        <w:rFonts w:hint="default"/>
      </w:rPr>
    </w:lvl>
    <w:lvl w:ilvl="1" w:tplc="3A0E97A8" w:tentative="1">
      <w:start w:val="1"/>
      <w:numFmt w:val="lowerLetter"/>
      <w:lvlText w:val="%2."/>
      <w:lvlJc w:val="left"/>
      <w:pPr>
        <w:ind w:left="1900" w:hanging="360"/>
      </w:pPr>
    </w:lvl>
    <w:lvl w:ilvl="2" w:tplc="8D6609E2" w:tentative="1">
      <w:start w:val="1"/>
      <w:numFmt w:val="lowerRoman"/>
      <w:lvlText w:val="%3."/>
      <w:lvlJc w:val="right"/>
      <w:pPr>
        <w:ind w:left="2620" w:hanging="180"/>
      </w:pPr>
    </w:lvl>
    <w:lvl w:ilvl="3" w:tplc="988E0FE2" w:tentative="1">
      <w:start w:val="1"/>
      <w:numFmt w:val="decimal"/>
      <w:lvlText w:val="%4."/>
      <w:lvlJc w:val="left"/>
      <w:pPr>
        <w:ind w:left="3340" w:hanging="360"/>
      </w:pPr>
    </w:lvl>
    <w:lvl w:ilvl="4" w:tplc="99722A48" w:tentative="1">
      <w:start w:val="1"/>
      <w:numFmt w:val="lowerLetter"/>
      <w:lvlText w:val="%5."/>
      <w:lvlJc w:val="left"/>
      <w:pPr>
        <w:ind w:left="4060" w:hanging="360"/>
      </w:pPr>
    </w:lvl>
    <w:lvl w:ilvl="5" w:tplc="55C6E5A0" w:tentative="1">
      <w:start w:val="1"/>
      <w:numFmt w:val="lowerRoman"/>
      <w:lvlText w:val="%6."/>
      <w:lvlJc w:val="right"/>
      <w:pPr>
        <w:ind w:left="4780" w:hanging="180"/>
      </w:pPr>
    </w:lvl>
    <w:lvl w:ilvl="6" w:tplc="D8000328" w:tentative="1">
      <w:start w:val="1"/>
      <w:numFmt w:val="decimal"/>
      <w:lvlText w:val="%7."/>
      <w:lvlJc w:val="left"/>
      <w:pPr>
        <w:ind w:left="5500" w:hanging="360"/>
      </w:pPr>
    </w:lvl>
    <w:lvl w:ilvl="7" w:tplc="69C87BF2" w:tentative="1">
      <w:start w:val="1"/>
      <w:numFmt w:val="lowerLetter"/>
      <w:lvlText w:val="%8."/>
      <w:lvlJc w:val="left"/>
      <w:pPr>
        <w:ind w:left="6220" w:hanging="360"/>
      </w:pPr>
    </w:lvl>
    <w:lvl w:ilvl="8" w:tplc="7CDA3092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8" w15:restartNumberingAfterBreak="0">
    <w:nsid w:val="134B4F30"/>
    <w:multiLevelType w:val="singleLevel"/>
    <w:tmpl w:val="54B8A0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9" w15:restartNumberingAfterBreak="0">
    <w:nsid w:val="17B40B28"/>
    <w:multiLevelType w:val="singleLevel"/>
    <w:tmpl w:val="638201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0" w15:restartNumberingAfterBreak="0">
    <w:nsid w:val="1A137396"/>
    <w:multiLevelType w:val="hybridMultilevel"/>
    <w:tmpl w:val="00AAC542"/>
    <w:lvl w:ilvl="0" w:tplc="0636A6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69CC2DFC" w:tentative="1">
      <w:start w:val="1"/>
      <w:numFmt w:val="lowerLetter"/>
      <w:lvlText w:val="%2."/>
      <w:lvlJc w:val="left"/>
      <w:pPr>
        <w:ind w:left="1440" w:hanging="360"/>
      </w:pPr>
    </w:lvl>
    <w:lvl w:ilvl="2" w:tplc="881874D4" w:tentative="1">
      <w:start w:val="1"/>
      <w:numFmt w:val="lowerRoman"/>
      <w:lvlText w:val="%3."/>
      <w:lvlJc w:val="right"/>
      <w:pPr>
        <w:ind w:left="2160" w:hanging="180"/>
      </w:pPr>
    </w:lvl>
    <w:lvl w:ilvl="3" w:tplc="8D1E50D8" w:tentative="1">
      <w:start w:val="1"/>
      <w:numFmt w:val="decimal"/>
      <w:lvlText w:val="%4."/>
      <w:lvlJc w:val="left"/>
      <w:pPr>
        <w:ind w:left="2880" w:hanging="360"/>
      </w:pPr>
    </w:lvl>
    <w:lvl w:ilvl="4" w:tplc="E7B6AEEC" w:tentative="1">
      <w:start w:val="1"/>
      <w:numFmt w:val="lowerLetter"/>
      <w:lvlText w:val="%5."/>
      <w:lvlJc w:val="left"/>
      <w:pPr>
        <w:ind w:left="3600" w:hanging="360"/>
      </w:pPr>
    </w:lvl>
    <w:lvl w:ilvl="5" w:tplc="1A161A44" w:tentative="1">
      <w:start w:val="1"/>
      <w:numFmt w:val="lowerRoman"/>
      <w:lvlText w:val="%6."/>
      <w:lvlJc w:val="right"/>
      <w:pPr>
        <w:ind w:left="4320" w:hanging="180"/>
      </w:pPr>
    </w:lvl>
    <w:lvl w:ilvl="6" w:tplc="F222A810" w:tentative="1">
      <w:start w:val="1"/>
      <w:numFmt w:val="decimal"/>
      <w:lvlText w:val="%7."/>
      <w:lvlJc w:val="left"/>
      <w:pPr>
        <w:ind w:left="5040" w:hanging="360"/>
      </w:pPr>
    </w:lvl>
    <w:lvl w:ilvl="7" w:tplc="FE129952" w:tentative="1">
      <w:start w:val="1"/>
      <w:numFmt w:val="lowerLetter"/>
      <w:lvlText w:val="%8."/>
      <w:lvlJc w:val="left"/>
      <w:pPr>
        <w:ind w:left="5760" w:hanging="360"/>
      </w:pPr>
    </w:lvl>
    <w:lvl w:ilvl="8" w:tplc="4CAA99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607A59"/>
    <w:multiLevelType w:val="singleLevel"/>
    <w:tmpl w:val="18249D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1725440"/>
    <w:multiLevelType w:val="hybridMultilevel"/>
    <w:tmpl w:val="E7E6FCE4"/>
    <w:lvl w:ilvl="0" w:tplc="6F56A88E">
      <w:start w:val="1"/>
      <w:numFmt w:val="decimal"/>
      <w:lvlText w:val="%1."/>
      <w:lvlJc w:val="left"/>
      <w:pPr>
        <w:ind w:left="833" w:hanging="360"/>
      </w:pPr>
      <w:rPr>
        <w:rFonts w:cs="Times New Roman" w:hint="default"/>
      </w:rPr>
    </w:lvl>
    <w:lvl w:ilvl="1" w:tplc="F48431CC" w:tentative="1">
      <w:start w:val="1"/>
      <w:numFmt w:val="lowerLetter"/>
      <w:lvlText w:val="%2."/>
      <w:lvlJc w:val="left"/>
      <w:pPr>
        <w:ind w:left="1553" w:hanging="360"/>
      </w:pPr>
    </w:lvl>
    <w:lvl w:ilvl="2" w:tplc="E496D084" w:tentative="1">
      <w:start w:val="1"/>
      <w:numFmt w:val="lowerRoman"/>
      <w:lvlText w:val="%3."/>
      <w:lvlJc w:val="right"/>
      <w:pPr>
        <w:ind w:left="2273" w:hanging="180"/>
      </w:pPr>
    </w:lvl>
    <w:lvl w:ilvl="3" w:tplc="DE0632C6" w:tentative="1">
      <w:start w:val="1"/>
      <w:numFmt w:val="decimal"/>
      <w:lvlText w:val="%4."/>
      <w:lvlJc w:val="left"/>
      <w:pPr>
        <w:ind w:left="2993" w:hanging="360"/>
      </w:pPr>
    </w:lvl>
    <w:lvl w:ilvl="4" w:tplc="48F44F82" w:tentative="1">
      <w:start w:val="1"/>
      <w:numFmt w:val="lowerLetter"/>
      <w:lvlText w:val="%5."/>
      <w:lvlJc w:val="left"/>
      <w:pPr>
        <w:ind w:left="3713" w:hanging="360"/>
      </w:pPr>
    </w:lvl>
    <w:lvl w:ilvl="5" w:tplc="943C699A" w:tentative="1">
      <w:start w:val="1"/>
      <w:numFmt w:val="lowerRoman"/>
      <w:lvlText w:val="%6."/>
      <w:lvlJc w:val="right"/>
      <w:pPr>
        <w:ind w:left="4433" w:hanging="180"/>
      </w:pPr>
    </w:lvl>
    <w:lvl w:ilvl="6" w:tplc="95882A86" w:tentative="1">
      <w:start w:val="1"/>
      <w:numFmt w:val="decimal"/>
      <w:lvlText w:val="%7."/>
      <w:lvlJc w:val="left"/>
      <w:pPr>
        <w:ind w:left="5153" w:hanging="360"/>
      </w:pPr>
    </w:lvl>
    <w:lvl w:ilvl="7" w:tplc="C9C41BFA" w:tentative="1">
      <w:start w:val="1"/>
      <w:numFmt w:val="lowerLetter"/>
      <w:lvlText w:val="%8."/>
      <w:lvlJc w:val="left"/>
      <w:pPr>
        <w:ind w:left="5873" w:hanging="360"/>
      </w:pPr>
    </w:lvl>
    <w:lvl w:ilvl="8" w:tplc="94F4F2A4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3" w15:restartNumberingAfterBreak="0">
    <w:nsid w:val="24377F0C"/>
    <w:multiLevelType w:val="hybridMultilevel"/>
    <w:tmpl w:val="6A76ABB2"/>
    <w:lvl w:ilvl="0" w:tplc="4192E1EA">
      <w:start w:val="1"/>
      <w:numFmt w:val="decimal"/>
      <w:lvlText w:val="%1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 w:tplc="5128F01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4027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76FF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4CD62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72A78E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906EA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17481B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FCEBDF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4F91F28"/>
    <w:multiLevelType w:val="hybridMultilevel"/>
    <w:tmpl w:val="0FD00680"/>
    <w:lvl w:ilvl="0" w:tplc="9A7AC1D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6612357A" w:tentative="1">
      <w:start w:val="1"/>
      <w:numFmt w:val="lowerLetter"/>
      <w:lvlText w:val="%2."/>
      <w:lvlJc w:val="left"/>
      <w:pPr>
        <w:ind w:left="1440" w:hanging="360"/>
      </w:pPr>
    </w:lvl>
    <w:lvl w:ilvl="2" w:tplc="E9E0FA94" w:tentative="1">
      <w:start w:val="1"/>
      <w:numFmt w:val="lowerRoman"/>
      <w:lvlText w:val="%3."/>
      <w:lvlJc w:val="right"/>
      <w:pPr>
        <w:ind w:left="2160" w:hanging="180"/>
      </w:pPr>
    </w:lvl>
    <w:lvl w:ilvl="3" w:tplc="C45EEBF4" w:tentative="1">
      <w:start w:val="1"/>
      <w:numFmt w:val="decimal"/>
      <w:lvlText w:val="%4."/>
      <w:lvlJc w:val="left"/>
      <w:pPr>
        <w:ind w:left="2880" w:hanging="360"/>
      </w:pPr>
    </w:lvl>
    <w:lvl w:ilvl="4" w:tplc="75326F1C" w:tentative="1">
      <w:start w:val="1"/>
      <w:numFmt w:val="lowerLetter"/>
      <w:lvlText w:val="%5."/>
      <w:lvlJc w:val="left"/>
      <w:pPr>
        <w:ind w:left="3600" w:hanging="360"/>
      </w:pPr>
    </w:lvl>
    <w:lvl w:ilvl="5" w:tplc="0CF69646" w:tentative="1">
      <w:start w:val="1"/>
      <w:numFmt w:val="lowerRoman"/>
      <w:lvlText w:val="%6."/>
      <w:lvlJc w:val="right"/>
      <w:pPr>
        <w:ind w:left="4320" w:hanging="180"/>
      </w:pPr>
    </w:lvl>
    <w:lvl w:ilvl="6" w:tplc="99B2C48A" w:tentative="1">
      <w:start w:val="1"/>
      <w:numFmt w:val="decimal"/>
      <w:lvlText w:val="%7."/>
      <w:lvlJc w:val="left"/>
      <w:pPr>
        <w:ind w:left="5040" w:hanging="360"/>
      </w:pPr>
    </w:lvl>
    <w:lvl w:ilvl="7" w:tplc="904E876E" w:tentative="1">
      <w:start w:val="1"/>
      <w:numFmt w:val="lowerLetter"/>
      <w:lvlText w:val="%8."/>
      <w:lvlJc w:val="left"/>
      <w:pPr>
        <w:ind w:left="5760" w:hanging="360"/>
      </w:pPr>
    </w:lvl>
    <w:lvl w:ilvl="8" w:tplc="10FAA98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67685A"/>
    <w:multiLevelType w:val="multilevel"/>
    <w:tmpl w:val="19CCFDF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D4B4D02"/>
    <w:multiLevelType w:val="multilevel"/>
    <w:tmpl w:val="F4CE48B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1">
      <w:start w:val="1"/>
      <w:numFmt w:val="decimal"/>
      <w:pStyle w:val="2"/>
      <w:isLgl/>
      <w:lvlText w:val="%1.%2"/>
      <w:lvlJc w:val="left"/>
      <w:pPr>
        <w:ind w:left="1495" w:hanging="360"/>
      </w:pPr>
      <w:rPr>
        <w:rFonts w:cs="Times New Roman"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cs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cs="Times New Roman" w:hint="default"/>
      </w:rPr>
    </w:lvl>
  </w:abstractNum>
  <w:abstractNum w:abstractNumId="17" w15:restartNumberingAfterBreak="0">
    <w:nsid w:val="2DD33287"/>
    <w:multiLevelType w:val="multilevel"/>
    <w:tmpl w:val="1EA04F5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0" w:firstLine="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222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1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7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9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256" w:hanging="1800"/>
      </w:pPr>
      <w:rPr>
        <w:rFonts w:hint="default"/>
      </w:rPr>
    </w:lvl>
  </w:abstractNum>
  <w:abstractNum w:abstractNumId="18" w15:restartNumberingAfterBreak="0">
    <w:nsid w:val="354C521F"/>
    <w:multiLevelType w:val="singleLevel"/>
    <w:tmpl w:val="506E0B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9" w15:restartNumberingAfterBreak="0">
    <w:nsid w:val="372B3D5D"/>
    <w:multiLevelType w:val="hybridMultilevel"/>
    <w:tmpl w:val="BFCECA5E"/>
    <w:lvl w:ilvl="0" w:tplc="2F288020">
      <w:start w:val="1"/>
      <w:numFmt w:val="decimal"/>
      <w:pStyle w:val="List1"/>
      <w:lvlText w:val="%1."/>
      <w:lvlJc w:val="left"/>
      <w:pPr>
        <w:ind w:left="1134" w:hanging="567"/>
      </w:pPr>
      <w:rPr>
        <w:rFonts w:hint="default"/>
      </w:rPr>
    </w:lvl>
    <w:lvl w:ilvl="1" w:tplc="D1D67902" w:tentative="1">
      <w:start w:val="1"/>
      <w:numFmt w:val="lowerLetter"/>
      <w:lvlText w:val="%2."/>
      <w:lvlJc w:val="left"/>
      <w:pPr>
        <w:ind w:left="1440" w:hanging="360"/>
      </w:pPr>
    </w:lvl>
    <w:lvl w:ilvl="2" w:tplc="CC18307C" w:tentative="1">
      <w:start w:val="1"/>
      <w:numFmt w:val="lowerRoman"/>
      <w:lvlText w:val="%3."/>
      <w:lvlJc w:val="right"/>
      <w:pPr>
        <w:ind w:left="2160" w:hanging="180"/>
      </w:pPr>
    </w:lvl>
    <w:lvl w:ilvl="3" w:tplc="680AD62A" w:tentative="1">
      <w:start w:val="1"/>
      <w:numFmt w:val="decimal"/>
      <w:lvlText w:val="%4."/>
      <w:lvlJc w:val="left"/>
      <w:pPr>
        <w:ind w:left="2880" w:hanging="360"/>
      </w:pPr>
    </w:lvl>
    <w:lvl w:ilvl="4" w:tplc="86A881BE" w:tentative="1">
      <w:start w:val="1"/>
      <w:numFmt w:val="lowerLetter"/>
      <w:lvlText w:val="%5."/>
      <w:lvlJc w:val="left"/>
      <w:pPr>
        <w:ind w:left="3600" w:hanging="360"/>
      </w:pPr>
    </w:lvl>
    <w:lvl w:ilvl="5" w:tplc="EDB268CE" w:tentative="1">
      <w:start w:val="1"/>
      <w:numFmt w:val="lowerRoman"/>
      <w:lvlText w:val="%6."/>
      <w:lvlJc w:val="right"/>
      <w:pPr>
        <w:ind w:left="4320" w:hanging="180"/>
      </w:pPr>
    </w:lvl>
    <w:lvl w:ilvl="6" w:tplc="42ECCF36" w:tentative="1">
      <w:start w:val="1"/>
      <w:numFmt w:val="decimal"/>
      <w:lvlText w:val="%7."/>
      <w:lvlJc w:val="left"/>
      <w:pPr>
        <w:ind w:left="5040" w:hanging="360"/>
      </w:pPr>
    </w:lvl>
    <w:lvl w:ilvl="7" w:tplc="06EAB590" w:tentative="1">
      <w:start w:val="1"/>
      <w:numFmt w:val="lowerLetter"/>
      <w:lvlText w:val="%8."/>
      <w:lvlJc w:val="left"/>
      <w:pPr>
        <w:ind w:left="5760" w:hanging="360"/>
      </w:pPr>
    </w:lvl>
    <w:lvl w:ilvl="8" w:tplc="EAA422B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A87C96"/>
    <w:multiLevelType w:val="hybridMultilevel"/>
    <w:tmpl w:val="976C8CF8"/>
    <w:lvl w:ilvl="0" w:tplc="A73665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77E06EB8" w:tentative="1">
      <w:start w:val="1"/>
      <w:numFmt w:val="lowerLetter"/>
      <w:lvlText w:val="%2."/>
      <w:lvlJc w:val="left"/>
      <w:pPr>
        <w:ind w:left="1440" w:hanging="360"/>
      </w:pPr>
    </w:lvl>
    <w:lvl w:ilvl="2" w:tplc="EBF6BA32" w:tentative="1">
      <w:start w:val="1"/>
      <w:numFmt w:val="lowerRoman"/>
      <w:lvlText w:val="%3."/>
      <w:lvlJc w:val="right"/>
      <w:pPr>
        <w:ind w:left="2160" w:hanging="180"/>
      </w:pPr>
    </w:lvl>
    <w:lvl w:ilvl="3" w:tplc="B4ACD4EA" w:tentative="1">
      <w:start w:val="1"/>
      <w:numFmt w:val="decimal"/>
      <w:lvlText w:val="%4."/>
      <w:lvlJc w:val="left"/>
      <w:pPr>
        <w:ind w:left="2880" w:hanging="360"/>
      </w:pPr>
    </w:lvl>
    <w:lvl w:ilvl="4" w:tplc="BCA8F15A" w:tentative="1">
      <w:start w:val="1"/>
      <w:numFmt w:val="lowerLetter"/>
      <w:lvlText w:val="%5."/>
      <w:lvlJc w:val="left"/>
      <w:pPr>
        <w:ind w:left="3600" w:hanging="360"/>
      </w:pPr>
    </w:lvl>
    <w:lvl w:ilvl="5" w:tplc="B36CC0C0" w:tentative="1">
      <w:start w:val="1"/>
      <w:numFmt w:val="lowerRoman"/>
      <w:lvlText w:val="%6."/>
      <w:lvlJc w:val="right"/>
      <w:pPr>
        <w:ind w:left="4320" w:hanging="180"/>
      </w:pPr>
    </w:lvl>
    <w:lvl w:ilvl="6" w:tplc="40D6AD94" w:tentative="1">
      <w:start w:val="1"/>
      <w:numFmt w:val="decimal"/>
      <w:lvlText w:val="%7."/>
      <w:lvlJc w:val="left"/>
      <w:pPr>
        <w:ind w:left="5040" w:hanging="360"/>
      </w:pPr>
    </w:lvl>
    <w:lvl w:ilvl="7" w:tplc="762600BC" w:tentative="1">
      <w:start w:val="1"/>
      <w:numFmt w:val="lowerLetter"/>
      <w:lvlText w:val="%8."/>
      <w:lvlJc w:val="left"/>
      <w:pPr>
        <w:ind w:left="5760" w:hanging="360"/>
      </w:pPr>
    </w:lvl>
    <w:lvl w:ilvl="8" w:tplc="A8BA6D2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84443B"/>
    <w:multiLevelType w:val="hybridMultilevel"/>
    <w:tmpl w:val="91CCA506"/>
    <w:lvl w:ilvl="0" w:tplc="81C6E760">
      <w:start w:val="1"/>
      <w:numFmt w:val="decimal"/>
      <w:lvlText w:val="%1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 w:tplc="DB5CD9E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57E833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69C82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66936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CF4133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4FEDA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DC04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B14CDA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2AE427D"/>
    <w:multiLevelType w:val="hybridMultilevel"/>
    <w:tmpl w:val="D2E086F6"/>
    <w:lvl w:ilvl="0" w:tplc="312837EE">
      <w:start w:val="1"/>
      <w:numFmt w:val="bullet"/>
      <w:pStyle w:val="List10"/>
      <w:suff w:val="space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19E2494E" w:tentative="1">
      <w:start w:val="1"/>
      <w:numFmt w:val="bullet"/>
      <w:lvlText w:val="o"/>
      <w:lvlJc w:val="left"/>
      <w:pPr>
        <w:ind w:left="2817" w:hanging="360"/>
      </w:pPr>
      <w:rPr>
        <w:rFonts w:ascii="Courier New" w:hAnsi="Courier New" w:cs="Courier New" w:hint="default"/>
      </w:rPr>
    </w:lvl>
    <w:lvl w:ilvl="2" w:tplc="9B7683F6" w:tentative="1">
      <w:start w:val="1"/>
      <w:numFmt w:val="bullet"/>
      <w:lvlText w:val=""/>
      <w:lvlJc w:val="left"/>
      <w:pPr>
        <w:ind w:left="3537" w:hanging="360"/>
      </w:pPr>
      <w:rPr>
        <w:rFonts w:ascii="Wingdings" w:hAnsi="Wingdings" w:hint="default"/>
      </w:rPr>
    </w:lvl>
    <w:lvl w:ilvl="3" w:tplc="ED3801B6" w:tentative="1">
      <w:start w:val="1"/>
      <w:numFmt w:val="bullet"/>
      <w:lvlText w:val=""/>
      <w:lvlJc w:val="left"/>
      <w:pPr>
        <w:ind w:left="4257" w:hanging="360"/>
      </w:pPr>
      <w:rPr>
        <w:rFonts w:ascii="Symbol" w:hAnsi="Symbol" w:hint="default"/>
      </w:rPr>
    </w:lvl>
    <w:lvl w:ilvl="4" w:tplc="FB98C174" w:tentative="1">
      <w:start w:val="1"/>
      <w:numFmt w:val="bullet"/>
      <w:lvlText w:val="o"/>
      <w:lvlJc w:val="left"/>
      <w:pPr>
        <w:ind w:left="4977" w:hanging="360"/>
      </w:pPr>
      <w:rPr>
        <w:rFonts w:ascii="Courier New" w:hAnsi="Courier New" w:cs="Courier New" w:hint="default"/>
      </w:rPr>
    </w:lvl>
    <w:lvl w:ilvl="5" w:tplc="F8A440F8" w:tentative="1">
      <w:start w:val="1"/>
      <w:numFmt w:val="bullet"/>
      <w:lvlText w:val=""/>
      <w:lvlJc w:val="left"/>
      <w:pPr>
        <w:ind w:left="5697" w:hanging="360"/>
      </w:pPr>
      <w:rPr>
        <w:rFonts w:ascii="Wingdings" w:hAnsi="Wingdings" w:hint="default"/>
      </w:rPr>
    </w:lvl>
    <w:lvl w:ilvl="6" w:tplc="DE26F7C2" w:tentative="1">
      <w:start w:val="1"/>
      <w:numFmt w:val="bullet"/>
      <w:lvlText w:val=""/>
      <w:lvlJc w:val="left"/>
      <w:pPr>
        <w:ind w:left="6417" w:hanging="360"/>
      </w:pPr>
      <w:rPr>
        <w:rFonts w:ascii="Symbol" w:hAnsi="Symbol" w:hint="default"/>
      </w:rPr>
    </w:lvl>
    <w:lvl w:ilvl="7" w:tplc="571AF7AC" w:tentative="1">
      <w:start w:val="1"/>
      <w:numFmt w:val="bullet"/>
      <w:lvlText w:val="o"/>
      <w:lvlJc w:val="left"/>
      <w:pPr>
        <w:ind w:left="7137" w:hanging="360"/>
      </w:pPr>
      <w:rPr>
        <w:rFonts w:ascii="Courier New" w:hAnsi="Courier New" w:cs="Courier New" w:hint="default"/>
      </w:rPr>
    </w:lvl>
    <w:lvl w:ilvl="8" w:tplc="06C40B02" w:tentative="1">
      <w:start w:val="1"/>
      <w:numFmt w:val="bullet"/>
      <w:lvlText w:val=""/>
      <w:lvlJc w:val="left"/>
      <w:pPr>
        <w:ind w:left="7857" w:hanging="360"/>
      </w:pPr>
      <w:rPr>
        <w:rFonts w:ascii="Wingdings" w:hAnsi="Wingdings" w:hint="default"/>
      </w:rPr>
    </w:lvl>
  </w:abstractNum>
  <w:abstractNum w:abstractNumId="23" w15:restartNumberingAfterBreak="0">
    <w:nsid w:val="44AB2697"/>
    <w:multiLevelType w:val="hybridMultilevel"/>
    <w:tmpl w:val="4ABA2BFC"/>
    <w:lvl w:ilvl="0" w:tplc="E86C1158">
      <w:start w:val="1"/>
      <w:numFmt w:val="decimal"/>
      <w:lvlText w:val="%1."/>
      <w:lvlJc w:val="left"/>
      <w:pPr>
        <w:ind w:left="720" w:hanging="360"/>
      </w:pPr>
    </w:lvl>
    <w:lvl w:ilvl="1" w:tplc="C1161AC0" w:tentative="1">
      <w:start w:val="1"/>
      <w:numFmt w:val="lowerLetter"/>
      <w:lvlText w:val="%2."/>
      <w:lvlJc w:val="left"/>
      <w:pPr>
        <w:ind w:left="1440" w:hanging="360"/>
      </w:pPr>
    </w:lvl>
    <w:lvl w:ilvl="2" w:tplc="A4FCD60A" w:tentative="1">
      <w:start w:val="1"/>
      <w:numFmt w:val="lowerRoman"/>
      <w:lvlText w:val="%3."/>
      <w:lvlJc w:val="right"/>
      <w:pPr>
        <w:ind w:left="2160" w:hanging="180"/>
      </w:pPr>
    </w:lvl>
    <w:lvl w:ilvl="3" w:tplc="DE029DC8" w:tentative="1">
      <w:start w:val="1"/>
      <w:numFmt w:val="decimal"/>
      <w:lvlText w:val="%4."/>
      <w:lvlJc w:val="left"/>
      <w:pPr>
        <w:ind w:left="2880" w:hanging="360"/>
      </w:pPr>
    </w:lvl>
    <w:lvl w:ilvl="4" w:tplc="72AA712A" w:tentative="1">
      <w:start w:val="1"/>
      <w:numFmt w:val="lowerLetter"/>
      <w:lvlText w:val="%5."/>
      <w:lvlJc w:val="left"/>
      <w:pPr>
        <w:ind w:left="3600" w:hanging="360"/>
      </w:pPr>
    </w:lvl>
    <w:lvl w:ilvl="5" w:tplc="E6201730" w:tentative="1">
      <w:start w:val="1"/>
      <w:numFmt w:val="lowerRoman"/>
      <w:lvlText w:val="%6."/>
      <w:lvlJc w:val="right"/>
      <w:pPr>
        <w:ind w:left="4320" w:hanging="180"/>
      </w:pPr>
    </w:lvl>
    <w:lvl w:ilvl="6" w:tplc="0E0A05C8" w:tentative="1">
      <w:start w:val="1"/>
      <w:numFmt w:val="decimal"/>
      <w:lvlText w:val="%7."/>
      <w:lvlJc w:val="left"/>
      <w:pPr>
        <w:ind w:left="5040" w:hanging="360"/>
      </w:pPr>
    </w:lvl>
    <w:lvl w:ilvl="7" w:tplc="15E09620" w:tentative="1">
      <w:start w:val="1"/>
      <w:numFmt w:val="lowerLetter"/>
      <w:lvlText w:val="%8."/>
      <w:lvlJc w:val="left"/>
      <w:pPr>
        <w:ind w:left="5760" w:hanging="360"/>
      </w:pPr>
    </w:lvl>
    <w:lvl w:ilvl="8" w:tplc="CFC091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050D1"/>
    <w:multiLevelType w:val="hybridMultilevel"/>
    <w:tmpl w:val="3C7AA07C"/>
    <w:lvl w:ilvl="0" w:tplc="3DBE29DC">
      <w:start w:val="1"/>
      <w:numFmt w:val="decimal"/>
      <w:pStyle w:val="a"/>
      <w:lvlText w:val="%1.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b w:val="0"/>
        <w:i w:val="0"/>
        <w:sz w:val="20"/>
        <w:szCs w:val="20"/>
      </w:rPr>
    </w:lvl>
    <w:lvl w:ilvl="1" w:tplc="3D58D5D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FDC780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BB213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3479D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802DE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1B41F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7C3C9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1F4E8A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51444C7"/>
    <w:multiLevelType w:val="hybridMultilevel"/>
    <w:tmpl w:val="858CD424"/>
    <w:lvl w:ilvl="0" w:tplc="048A722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58AFDC2" w:tentative="1">
      <w:start w:val="1"/>
      <w:numFmt w:val="lowerLetter"/>
      <w:lvlText w:val="%2."/>
      <w:lvlJc w:val="left"/>
      <w:pPr>
        <w:ind w:left="1440" w:hanging="360"/>
      </w:pPr>
    </w:lvl>
    <w:lvl w:ilvl="2" w:tplc="9BE630F2" w:tentative="1">
      <w:start w:val="1"/>
      <w:numFmt w:val="lowerRoman"/>
      <w:lvlText w:val="%3."/>
      <w:lvlJc w:val="right"/>
      <w:pPr>
        <w:ind w:left="2160" w:hanging="180"/>
      </w:pPr>
    </w:lvl>
    <w:lvl w:ilvl="3" w:tplc="0D0287B2" w:tentative="1">
      <w:start w:val="1"/>
      <w:numFmt w:val="decimal"/>
      <w:lvlText w:val="%4."/>
      <w:lvlJc w:val="left"/>
      <w:pPr>
        <w:ind w:left="2880" w:hanging="360"/>
      </w:pPr>
    </w:lvl>
    <w:lvl w:ilvl="4" w:tplc="3E2C86FC" w:tentative="1">
      <w:start w:val="1"/>
      <w:numFmt w:val="lowerLetter"/>
      <w:lvlText w:val="%5."/>
      <w:lvlJc w:val="left"/>
      <w:pPr>
        <w:ind w:left="3600" w:hanging="360"/>
      </w:pPr>
    </w:lvl>
    <w:lvl w:ilvl="5" w:tplc="FFCA9322" w:tentative="1">
      <w:start w:val="1"/>
      <w:numFmt w:val="lowerRoman"/>
      <w:lvlText w:val="%6."/>
      <w:lvlJc w:val="right"/>
      <w:pPr>
        <w:ind w:left="4320" w:hanging="180"/>
      </w:pPr>
    </w:lvl>
    <w:lvl w:ilvl="6" w:tplc="E9F85940" w:tentative="1">
      <w:start w:val="1"/>
      <w:numFmt w:val="decimal"/>
      <w:lvlText w:val="%7."/>
      <w:lvlJc w:val="left"/>
      <w:pPr>
        <w:ind w:left="5040" w:hanging="360"/>
      </w:pPr>
    </w:lvl>
    <w:lvl w:ilvl="7" w:tplc="4EF47CBE" w:tentative="1">
      <w:start w:val="1"/>
      <w:numFmt w:val="lowerLetter"/>
      <w:lvlText w:val="%8."/>
      <w:lvlJc w:val="left"/>
      <w:pPr>
        <w:ind w:left="5760" w:hanging="360"/>
      </w:pPr>
    </w:lvl>
    <w:lvl w:ilvl="8" w:tplc="1AB618F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DA6E74"/>
    <w:multiLevelType w:val="hybridMultilevel"/>
    <w:tmpl w:val="3FF03396"/>
    <w:lvl w:ilvl="0" w:tplc="5338E38A">
      <w:start w:val="1"/>
      <w:numFmt w:val="bullet"/>
      <w:pStyle w:val="List11"/>
      <w:suff w:val="space"/>
      <w:lvlText w:val=""/>
      <w:lvlJc w:val="left"/>
      <w:pPr>
        <w:ind w:left="340" w:hanging="170"/>
      </w:pPr>
      <w:rPr>
        <w:rFonts w:ascii="Symbol" w:hAnsi="Symbol" w:hint="default"/>
      </w:rPr>
    </w:lvl>
    <w:lvl w:ilvl="1" w:tplc="E9422C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B227D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8455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CEB2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740C3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B878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0E80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C65B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FD24BE"/>
    <w:multiLevelType w:val="hybridMultilevel"/>
    <w:tmpl w:val="905EC90A"/>
    <w:lvl w:ilvl="0" w:tplc="0B30AD4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E443E0" w:tentative="1">
      <w:start w:val="1"/>
      <w:numFmt w:val="lowerLetter"/>
      <w:lvlText w:val="%2."/>
      <w:lvlJc w:val="left"/>
      <w:pPr>
        <w:ind w:left="1440" w:hanging="360"/>
      </w:pPr>
    </w:lvl>
    <w:lvl w:ilvl="2" w:tplc="447A5542" w:tentative="1">
      <w:start w:val="1"/>
      <w:numFmt w:val="lowerRoman"/>
      <w:lvlText w:val="%3."/>
      <w:lvlJc w:val="right"/>
      <w:pPr>
        <w:ind w:left="2160" w:hanging="180"/>
      </w:pPr>
    </w:lvl>
    <w:lvl w:ilvl="3" w:tplc="44F28CFC" w:tentative="1">
      <w:start w:val="1"/>
      <w:numFmt w:val="decimal"/>
      <w:lvlText w:val="%4."/>
      <w:lvlJc w:val="left"/>
      <w:pPr>
        <w:ind w:left="2880" w:hanging="360"/>
      </w:pPr>
    </w:lvl>
    <w:lvl w:ilvl="4" w:tplc="3A96E0C0" w:tentative="1">
      <w:start w:val="1"/>
      <w:numFmt w:val="lowerLetter"/>
      <w:lvlText w:val="%5."/>
      <w:lvlJc w:val="left"/>
      <w:pPr>
        <w:ind w:left="3600" w:hanging="360"/>
      </w:pPr>
    </w:lvl>
    <w:lvl w:ilvl="5" w:tplc="A4B8DA1E" w:tentative="1">
      <w:start w:val="1"/>
      <w:numFmt w:val="lowerRoman"/>
      <w:lvlText w:val="%6."/>
      <w:lvlJc w:val="right"/>
      <w:pPr>
        <w:ind w:left="4320" w:hanging="180"/>
      </w:pPr>
    </w:lvl>
    <w:lvl w:ilvl="6" w:tplc="38A68B7E" w:tentative="1">
      <w:start w:val="1"/>
      <w:numFmt w:val="decimal"/>
      <w:lvlText w:val="%7."/>
      <w:lvlJc w:val="left"/>
      <w:pPr>
        <w:ind w:left="5040" w:hanging="360"/>
      </w:pPr>
    </w:lvl>
    <w:lvl w:ilvl="7" w:tplc="CD1C5548" w:tentative="1">
      <w:start w:val="1"/>
      <w:numFmt w:val="lowerLetter"/>
      <w:lvlText w:val="%8."/>
      <w:lvlJc w:val="left"/>
      <w:pPr>
        <w:ind w:left="5760" w:hanging="360"/>
      </w:pPr>
    </w:lvl>
    <w:lvl w:ilvl="8" w:tplc="1C3A4B5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AA1DA9"/>
    <w:multiLevelType w:val="singleLevel"/>
    <w:tmpl w:val="1FC2CF3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9" w15:restartNumberingAfterBreak="0">
    <w:nsid w:val="50E0620E"/>
    <w:multiLevelType w:val="hybridMultilevel"/>
    <w:tmpl w:val="058AC706"/>
    <w:lvl w:ilvl="0" w:tplc="C93817C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E07A5490" w:tentative="1">
      <w:start w:val="1"/>
      <w:numFmt w:val="lowerLetter"/>
      <w:lvlText w:val="%2."/>
      <w:lvlJc w:val="left"/>
      <w:pPr>
        <w:ind w:left="1440" w:hanging="360"/>
      </w:pPr>
    </w:lvl>
    <w:lvl w:ilvl="2" w:tplc="7A462BE4" w:tentative="1">
      <w:start w:val="1"/>
      <w:numFmt w:val="lowerRoman"/>
      <w:lvlText w:val="%3."/>
      <w:lvlJc w:val="right"/>
      <w:pPr>
        <w:ind w:left="2160" w:hanging="180"/>
      </w:pPr>
    </w:lvl>
    <w:lvl w:ilvl="3" w:tplc="273A22CE" w:tentative="1">
      <w:start w:val="1"/>
      <w:numFmt w:val="decimal"/>
      <w:lvlText w:val="%4."/>
      <w:lvlJc w:val="left"/>
      <w:pPr>
        <w:ind w:left="2880" w:hanging="360"/>
      </w:pPr>
    </w:lvl>
    <w:lvl w:ilvl="4" w:tplc="A71A3FC8" w:tentative="1">
      <w:start w:val="1"/>
      <w:numFmt w:val="lowerLetter"/>
      <w:lvlText w:val="%5."/>
      <w:lvlJc w:val="left"/>
      <w:pPr>
        <w:ind w:left="3600" w:hanging="360"/>
      </w:pPr>
    </w:lvl>
    <w:lvl w:ilvl="5" w:tplc="47DC47B0" w:tentative="1">
      <w:start w:val="1"/>
      <w:numFmt w:val="lowerRoman"/>
      <w:lvlText w:val="%6."/>
      <w:lvlJc w:val="right"/>
      <w:pPr>
        <w:ind w:left="4320" w:hanging="180"/>
      </w:pPr>
    </w:lvl>
    <w:lvl w:ilvl="6" w:tplc="B38ED7E6" w:tentative="1">
      <w:start w:val="1"/>
      <w:numFmt w:val="decimal"/>
      <w:lvlText w:val="%7."/>
      <w:lvlJc w:val="left"/>
      <w:pPr>
        <w:ind w:left="5040" w:hanging="360"/>
      </w:pPr>
    </w:lvl>
    <w:lvl w:ilvl="7" w:tplc="2ABAA0FA" w:tentative="1">
      <w:start w:val="1"/>
      <w:numFmt w:val="lowerLetter"/>
      <w:lvlText w:val="%8."/>
      <w:lvlJc w:val="left"/>
      <w:pPr>
        <w:ind w:left="5760" w:hanging="360"/>
      </w:pPr>
    </w:lvl>
    <w:lvl w:ilvl="8" w:tplc="09E63D9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4F6F96"/>
    <w:multiLevelType w:val="hybridMultilevel"/>
    <w:tmpl w:val="3A60F04E"/>
    <w:lvl w:ilvl="0" w:tplc="A1A4B9AA">
      <w:start w:val="5"/>
      <w:numFmt w:val="bullet"/>
      <w:pStyle w:val="-"/>
      <w:lvlText w:val="-"/>
      <w:lvlJc w:val="left"/>
      <w:pPr>
        <w:ind w:left="833" w:hanging="360"/>
      </w:pPr>
      <w:rPr>
        <w:rFonts w:hint="default"/>
      </w:rPr>
    </w:lvl>
    <w:lvl w:ilvl="1" w:tplc="4DBEF900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F44722E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B12EC1A4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23421E40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D0D069FA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F86EF94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A1D86E90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EDE03266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1" w15:restartNumberingAfterBreak="0">
    <w:nsid w:val="568D3181"/>
    <w:multiLevelType w:val="hybridMultilevel"/>
    <w:tmpl w:val="D8D27CEE"/>
    <w:lvl w:ilvl="0" w:tplc="590A36AC">
      <w:start w:val="1"/>
      <w:numFmt w:val="decimal"/>
      <w:lvlText w:val="%1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E1E23B8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2B8978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C9AFF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267A0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3AC1B3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FB03E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0627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DE0CD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70B127A"/>
    <w:multiLevelType w:val="hybridMultilevel"/>
    <w:tmpl w:val="FCA048C2"/>
    <w:lvl w:ilvl="0" w:tplc="91EEF9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0E899EA" w:tentative="1">
      <w:start w:val="1"/>
      <w:numFmt w:val="lowerLetter"/>
      <w:lvlText w:val="%2."/>
      <w:lvlJc w:val="left"/>
      <w:pPr>
        <w:ind w:left="1440" w:hanging="360"/>
      </w:pPr>
    </w:lvl>
    <w:lvl w:ilvl="2" w:tplc="2D5C71CE" w:tentative="1">
      <w:start w:val="1"/>
      <w:numFmt w:val="lowerRoman"/>
      <w:lvlText w:val="%3."/>
      <w:lvlJc w:val="right"/>
      <w:pPr>
        <w:ind w:left="2160" w:hanging="180"/>
      </w:pPr>
    </w:lvl>
    <w:lvl w:ilvl="3" w:tplc="60AC3354" w:tentative="1">
      <w:start w:val="1"/>
      <w:numFmt w:val="decimal"/>
      <w:lvlText w:val="%4."/>
      <w:lvlJc w:val="left"/>
      <w:pPr>
        <w:ind w:left="2880" w:hanging="360"/>
      </w:pPr>
    </w:lvl>
    <w:lvl w:ilvl="4" w:tplc="90885BD8" w:tentative="1">
      <w:start w:val="1"/>
      <w:numFmt w:val="lowerLetter"/>
      <w:lvlText w:val="%5."/>
      <w:lvlJc w:val="left"/>
      <w:pPr>
        <w:ind w:left="3600" w:hanging="360"/>
      </w:pPr>
    </w:lvl>
    <w:lvl w:ilvl="5" w:tplc="F2FC6C34" w:tentative="1">
      <w:start w:val="1"/>
      <w:numFmt w:val="lowerRoman"/>
      <w:lvlText w:val="%6."/>
      <w:lvlJc w:val="right"/>
      <w:pPr>
        <w:ind w:left="4320" w:hanging="180"/>
      </w:pPr>
    </w:lvl>
    <w:lvl w:ilvl="6" w:tplc="9704172C" w:tentative="1">
      <w:start w:val="1"/>
      <w:numFmt w:val="decimal"/>
      <w:lvlText w:val="%7."/>
      <w:lvlJc w:val="left"/>
      <w:pPr>
        <w:ind w:left="5040" w:hanging="360"/>
      </w:pPr>
    </w:lvl>
    <w:lvl w:ilvl="7" w:tplc="5164DE32" w:tentative="1">
      <w:start w:val="1"/>
      <w:numFmt w:val="lowerLetter"/>
      <w:lvlText w:val="%8."/>
      <w:lvlJc w:val="left"/>
      <w:pPr>
        <w:ind w:left="5760" w:hanging="360"/>
      </w:pPr>
    </w:lvl>
    <w:lvl w:ilvl="8" w:tplc="D07A8F7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632FC2"/>
    <w:multiLevelType w:val="hybridMultilevel"/>
    <w:tmpl w:val="B1221BE2"/>
    <w:lvl w:ilvl="0" w:tplc="0F34AC74">
      <w:start w:val="1"/>
      <w:numFmt w:val="bullet"/>
      <w:pStyle w:val="-0"/>
      <w:lvlText w:val=""/>
      <w:lvlJc w:val="left"/>
      <w:pPr>
        <w:tabs>
          <w:tab w:val="num" w:pos="851"/>
        </w:tabs>
        <w:ind w:left="0" w:firstLine="567"/>
      </w:pPr>
      <w:rPr>
        <w:rFonts w:ascii="Symbol" w:hAnsi="Symbol" w:hint="default"/>
      </w:rPr>
    </w:lvl>
    <w:lvl w:ilvl="1" w:tplc="5A363AD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4C657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1A76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40E1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F7881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DAE6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DA6BFF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E80B2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000AF0"/>
    <w:multiLevelType w:val="hybridMultilevel"/>
    <w:tmpl w:val="762264FA"/>
    <w:lvl w:ilvl="0" w:tplc="3E688D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7963C8C" w:tentative="1">
      <w:start w:val="1"/>
      <w:numFmt w:val="lowerLetter"/>
      <w:lvlText w:val="%2."/>
      <w:lvlJc w:val="left"/>
      <w:pPr>
        <w:ind w:left="1440" w:hanging="360"/>
      </w:pPr>
    </w:lvl>
    <w:lvl w:ilvl="2" w:tplc="56267DBA" w:tentative="1">
      <w:start w:val="1"/>
      <w:numFmt w:val="lowerRoman"/>
      <w:lvlText w:val="%3."/>
      <w:lvlJc w:val="right"/>
      <w:pPr>
        <w:ind w:left="2160" w:hanging="180"/>
      </w:pPr>
    </w:lvl>
    <w:lvl w:ilvl="3" w:tplc="EBF6EE6E" w:tentative="1">
      <w:start w:val="1"/>
      <w:numFmt w:val="decimal"/>
      <w:lvlText w:val="%4."/>
      <w:lvlJc w:val="left"/>
      <w:pPr>
        <w:ind w:left="2880" w:hanging="360"/>
      </w:pPr>
    </w:lvl>
    <w:lvl w:ilvl="4" w:tplc="919A4380" w:tentative="1">
      <w:start w:val="1"/>
      <w:numFmt w:val="lowerLetter"/>
      <w:lvlText w:val="%5."/>
      <w:lvlJc w:val="left"/>
      <w:pPr>
        <w:ind w:left="3600" w:hanging="360"/>
      </w:pPr>
    </w:lvl>
    <w:lvl w:ilvl="5" w:tplc="DC02F86C" w:tentative="1">
      <w:start w:val="1"/>
      <w:numFmt w:val="lowerRoman"/>
      <w:lvlText w:val="%6."/>
      <w:lvlJc w:val="right"/>
      <w:pPr>
        <w:ind w:left="4320" w:hanging="180"/>
      </w:pPr>
    </w:lvl>
    <w:lvl w:ilvl="6" w:tplc="DA768D02" w:tentative="1">
      <w:start w:val="1"/>
      <w:numFmt w:val="decimal"/>
      <w:lvlText w:val="%7."/>
      <w:lvlJc w:val="left"/>
      <w:pPr>
        <w:ind w:left="5040" w:hanging="360"/>
      </w:pPr>
    </w:lvl>
    <w:lvl w:ilvl="7" w:tplc="FC8AD758" w:tentative="1">
      <w:start w:val="1"/>
      <w:numFmt w:val="lowerLetter"/>
      <w:lvlText w:val="%8."/>
      <w:lvlJc w:val="left"/>
      <w:pPr>
        <w:ind w:left="5760" w:hanging="360"/>
      </w:pPr>
    </w:lvl>
    <w:lvl w:ilvl="8" w:tplc="FDA8BF2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9A52F7"/>
    <w:multiLevelType w:val="hybridMultilevel"/>
    <w:tmpl w:val="1EC489E4"/>
    <w:lvl w:ilvl="0" w:tplc="98EC02E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9D4879C2" w:tentative="1">
      <w:start w:val="1"/>
      <w:numFmt w:val="lowerLetter"/>
      <w:lvlText w:val="%2."/>
      <w:lvlJc w:val="left"/>
      <w:pPr>
        <w:ind w:left="1440" w:hanging="360"/>
      </w:pPr>
    </w:lvl>
    <w:lvl w:ilvl="2" w:tplc="7ECCFFF8" w:tentative="1">
      <w:start w:val="1"/>
      <w:numFmt w:val="lowerRoman"/>
      <w:lvlText w:val="%3."/>
      <w:lvlJc w:val="right"/>
      <w:pPr>
        <w:ind w:left="2160" w:hanging="180"/>
      </w:pPr>
    </w:lvl>
    <w:lvl w:ilvl="3" w:tplc="5544AB70" w:tentative="1">
      <w:start w:val="1"/>
      <w:numFmt w:val="decimal"/>
      <w:lvlText w:val="%4."/>
      <w:lvlJc w:val="left"/>
      <w:pPr>
        <w:ind w:left="2880" w:hanging="360"/>
      </w:pPr>
    </w:lvl>
    <w:lvl w:ilvl="4" w:tplc="7738FA7A" w:tentative="1">
      <w:start w:val="1"/>
      <w:numFmt w:val="lowerLetter"/>
      <w:lvlText w:val="%5."/>
      <w:lvlJc w:val="left"/>
      <w:pPr>
        <w:ind w:left="3600" w:hanging="360"/>
      </w:pPr>
    </w:lvl>
    <w:lvl w:ilvl="5" w:tplc="BE9CF63E" w:tentative="1">
      <w:start w:val="1"/>
      <w:numFmt w:val="lowerRoman"/>
      <w:lvlText w:val="%6."/>
      <w:lvlJc w:val="right"/>
      <w:pPr>
        <w:ind w:left="4320" w:hanging="180"/>
      </w:pPr>
    </w:lvl>
    <w:lvl w:ilvl="6" w:tplc="2E32A1D8" w:tentative="1">
      <w:start w:val="1"/>
      <w:numFmt w:val="decimal"/>
      <w:lvlText w:val="%7."/>
      <w:lvlJc w:val="left"/>
      <w:pPr>
        <w:ind w:left="5040" w:hanging="360"/>
      </w:pPr>
    </w:lvl>
    <w:lvl w:ilvl="7" w:tplc="4940A900" w:tentative="1">
      <w:start w:val="1"/>
      <w:numFmt w:val="lowerLetter"/>
      <w:lvlText w:val="%8."/>
      <w:lvlJc w:val="left"/>
      <w:pPr>
        <w:ind w:left="5760" w:hanging="360"/>
      </w:pPr>
    </w:lvl>
    <w:lvl w:ilvl="8" w:tplc="176044C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A53359"/>
    <w:multiLevelType w:val="multilevel"/>
    <w:tmpl w:val="41D6432E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shd w:val="clear" w:color="auto" w:fill="FFFFFF"/>
        <w:vertAlign w:val="baseline"/>
      </w:rPr>
    </w:lvl>
    <w:lvl w:ilvl="1">
      <w:start w:val="1"/>
      <w:numFmt w:val="decimal"/>
      <w:pStyle w:val="20"/>
      <w:lvlText w:val="%1.%2"/>
      <w:lvlJc w:val="left"/>
      <w:pPr>
        <w:ind w:left="0" w:firstLine="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1.1.1.%4."/>
      <w:lvlJc w:val="left"/>
      <w:pPr>
        <w:ind w:left="0" w:firstLine="0"/>
      </w:pPr>
      <w:rPr>
        <w:rFonts w:cs="Times New Roman"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61DC05B4"/>
    <w:multiLevelType w:val="singleLevel"/>
    <w:tmpl w:val="013E1CD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8" w15:restartNumberingAfterBreak="0">
    <w:nsid w:val="62517F39"/>
    <w:multiLevelType w:val="singleLevel"/>
    <w:tmpl w:val="0B1C7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9" w15:restartNumberingAfterBreak="0">
    <w:nsid w:val="69692481"/>
    <w:multiLevelType w:val="multilevel"/>
    <w:tmpl w:val="4B7A040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0" w15:restartNumberingAfterBreak="0">
    <w:nsid w:val="697D3A3E"/>
    <w:multiLevelType w:val="multilevel"/>
    <w:tmpl w:val="14F0931E"/>
    <w:lvl w:ilvl="0">
      <w:start w:val="1"/>
      <w:numFmt w:val="bullet"/>
      <w:lvlText w:val=""/>
      <w:lvlJc w:val="left"/>
      <w:pPr>
        <w:tabs>
          <w:tab w:val="num" w:pos="1080"/>
        </w:tabs>
        <w:ind w:left="1077" w:hanging="357"/>
      </w:pPr>
      <w:rPr>
        <w:rFonts w:ascii="Symbol" w:hAnsi="Symbol" w:hint="default"/>
        <w:lang w:val="en-US"/>
      </w:rPr>
    </w:lvl>
    <w:lvl w:ilvl="1">
      <w:start w:val="1"/>
      <w:numFmt w:val="lowerLetter"/>
      <w:pStyle w:val="a0"/>
      <w:lvlText w:val="%2)"/>
      <w:lvlJc w:val="left"/>
      <w:pPr>
        <w:tabs>
          <w:tab w:val="num" w:pos="1077"/>
        </w:tabs>
        <w:ind w:left="1077" w:hanging="357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pStyle w:val="10"/>
      <w:lvlText w:val="%3)"/>
      <w:lvlJc w:val="left"/>
      <w:pPr>
        <w:tabs>
          <w:tab w:val="num" w:pos="1474"/>
        </w:tabs>
        <w:ind w:left="1474" w:hanging="39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DC020BE"/>
    <w:multiLevelType w:val="multilevel"/>
    <w:tmpl w:val="847AC152"/>
    <w:lvl w:ilvl="0">
      <w:start w:val="1"/>
      <w:numFmt w:val="bullet"/>
      <w:lvlText w:val="-"/>
      <w:lvlJc w:val="left"/>
      <w:pPr>
        <w:tabs>
          <w:tab w:val="num" w:pos="0"/>
        </w:tabs>
      </w:pPr>
      <w:rPr>
        <w:rFonts w:ascii="Proxy 9" w:hAnsi="Proxy 9" w:hint="default"/>
        <w:color w:val="0000FF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A74038"/>
    <w:multiLevelType w:val="hybridMultilevel"/>
    <w:tmpl w:val="AB345886"/>
    <w:lvl w:ilvl="0" w:tplc="93EC500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2AD7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9DC76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EE4F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B4A4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A14EC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8C60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9671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92260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427109"/>
    <w:multiLevelType w:val="hybridMultilevel"/>
    <w:tmpl w:val="52C24A66"/>
    <w:lvl w:ilvl="0" w:tplc="C2FE40E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A46B68C" w:tentative="1">
      <w:start w:val="1"/>
      <w:numFmt w:val="lowerLetter"/>
      <w:lvlText w:val="%2."/>
      <w:lvlJc w:val="left"/>
      <w:pPr>
        <w:ind w:left="1440" w:hanging="360"/>
      </w:pPr>
    </w:lvl>
    <w:lvl w:ilvl="2" w:tplc="A1188236" w:tentative="1">
      <w:start w:val="1"/>
      <w:numFmt w:val="lowerRoman"/>
      <w:lvlText w:val="%3."/>
      <w:lvlJc w:val="right"/>
      <w:pPr>
        <w:ind w:left="2160" w:hanging="180"/>
      </w:pPr>
    </w:lvl>
    <w:lvl w:ilvl="3" w:tplc="B7B4EFD6" w:tentative="1">
      <w:start w:val="1"/>
      <w:numFmt w:val="decimal"/>
      <w:lvlText w:val="%4."/>
      <w:lvlJc w:val="left"/>
      <w:pPr>
        <w:ind w:left="2880" w:hanging="360"/>
      </w:pPr>
    </w:lvl>
    <w:lvl w:ilvl="4" w:tplc="83886DAC" w:tentative="1">
      <w:start w:val="1"/>
      <w:numFmt w:val="lowerLetter"/>
      <w:lvlText w:val="%5."/>
      <w:lvlJc w:val="left"/>
      <w:pPr>
        <w:ind w:left="3600" w:hanging="360"/>
      </w:pPr>
    </w:lvl>
    <w:lvl w:ilvl="5" w:tplc="E0C8EE94" w:tentative="1">
      <w:start w:val="1"/>
      <w:numFmt w:val="lowerRoman"/>
      <w:lvlText w:val="%6."/>
      <w:lvlJc w:val="right"/>
      <w:pPr>
        <w:ind w:left="4320" w:hanging="180"/>
      </w:pPr>
    </w:lvl>
    <w:lvl w:ilvl="6" w:tplc="438820A6" w:tentative="1">
      <w:start w:val="1"/>
      <w:numFmt w:val="decimal"/>
      <w:lvlText w:val="%7."/>
      <w:lvlJc w:val="left"/>
      <w:pPr>
        <w:ind w:left="5040" w:hanging="360"/>
      </w:pPr>
    </w:lvl>
    <w:lvl w:ilvl="7" w:tplc="E826BA70" w:tentative="1">
      <w:start w:val="1"/>
      <w:numFmt w:val="lowerLetter"/>
      <w:lvlText w:val="%8."/>
      <w:lvlJc w:val="left"/>
      <w:pPr>
        <w:ind w:left="5760" w:hanging="360"/>
      </w:pPr>
    </w:lvl>
    <w:lvl w:ilvl="8" w:tplc="00BEC1F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38109E"/>
    <w:multiLevelType w:val="multilevel"/>
    <w:tmpl w:val="505C606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7012467"/>
    <w:multiLevelType w:val="singleLevel"/>
    <w:tmpl w:val="62469AF2"/>
    <w:lvl w:ilvl="0">
      <w:start w:val="1"/>
      <w:numFmt w:val="bullet"/>
      <w:pStyle w:val="List2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</w:abstractNum>
  <w:abstractNum w:abstractNumId="46" w15:restartNumberingAfterBreak="0">
    <w:nsid w:val="77431C29"/>
    <w:multiLevelType w:val="multilevel"/>
    <w:tmpl w:val="F2949F10"/>
    <w:lvl w:ilvl="0">
      <w:start w:val="1"/>
      <w:numFmt w:val="decimal"/>
      <w:pStyle w:val="1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7" w15:restartNumberingAfterBreak="0">
    <w:nsid w:val="7BDD2C60"/>
    <w:multiLevelType w:val="hybridMultilevel"/>
    <w:tmpl w:val="24A4178E"/>
    <w:lvl w:ilvl="0" w:tplc="231C639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80D4DB86" w:tentative="1">
      <w:start w:val="1"/>
      <w:numFmt w:val="lowerLetter"/>
      <w:lvlText w:val="%2."/>
      <w:lvlJc w:val="left"/>
      <w:pPr>
        <w:ind w:left="1114" w:hanging="360"/>
      </w:pPr>
    </w:lvl>
    <w:lvl w:ilvl="2" w:tplc="666256E0" w:tentative="1">
      <w:start w:val="1"/>
      <w:numFmt w:val="lowerRoman"/>
      <w:lvlText w:val="%3."/>
      <w:lvlJc w:val="right"/>
      <w:pPr>
        <w:ind w:left="1834" w:hanging="180"/>
      </w:pPr>
    </w:lvl>
    <w:lvl w:ilvl="3" w:tplc="23BE849C" w:tentative="1">
      <w:start w:val="1"/>
      <w:numFmt w:val="decimal"/>
      <w:lvlText w:val="%4."/>
      <w:lvlJc w:val="left"/>
      <w:pPr>
        <w:ind w:left="2554" w:hanging="360"/>
      </w:pPr>
    </w:lvl>
    <w:lvl w:ilvl="4" w:tplc="EE34ED4E" w:tentative="1">
      <w:start w:val="1"/>
      <w:numFmt w:val="lowerLetter"/>
      <w:lvlText w:val="%5."/>
      <w:lvlJc w:val="left"/>
      <w:pPr>
        <w:ind w:left="3274" w:hanging="360"/>
      </w:pPr>
    </w:lvl>
    <w:lvl w:ilvl="5" w:tplc="8C20155C" w:tentative="1">
      <w:start w:val="1"/>
      <w:numFmt w:val="lowerRoman"/>
      <w:lvlText w:val="%6."/>
      <w:lvlJc w:val="right"/>
      <w:pPr>
        <w:ind w:left="3994" w:hanging="180"/>
      </w:pPr>
    </w:lvl>
    <w:lvl w:ilvl="6" w:tplc="E4A4EBC2" w:tentative="1">
      <w:start w:val="1"/>
      <w:numFmt w:val="decimal"/>
      <w:lvlText w:val="%7."/>
      <w:lvlJc w:val="left"/>
      <w:pPr>
        <w:ind w:left="4714" w:hanging="360"/>
      </w:pPr>
    </w:lvl>
    <w:lvl w:ilvl="7" w:tplc="09A42676" w:tentative="1">
      <w:start w:val="1"/>
      <w:numFmt w:val="lowerLetter"/>
      <w:lvlText w:val="%8."/>
      <w:lvlJc w:val="left"/>
      <w:pPr>
        <w:ind w:left="5434" w:hanging="360"/>
      </w:pPr>
    </w:lvl>
    <w:lvl w:ilvl="8" w:tplc="D07E1C66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8" w15:restartNumberingAfterBreak="0">
    <w:nsid w:val="7F257EB5"/>
    <w:multiLevelType w:val="singleLevel"/>
    <w:tmpl w:val="9182B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num w:numId="1" w16cid:durableId="1412122152">
    <w:abstractNumId w:val="39"/>
  </w:num>
  <w:num w:numId="2" w16cid:durableId="1190680652">
    <w:abstractNumId w:val="1"/>
  </w:num>
  <w:num w:numId="3" w16cid:durableId="217590930">
    <w:abstractNumId w:val="8"/>
  </w:num>
  <w:num w:numId="4" w16cid:durableId="892472296">
    <w:abstractNumId w:val="48"/>
  </w:num>
  <w:num w:numId="5" w16cid:durableId="1530295851">
    <w:abstractNumId w:val="37"/>
  </w:num>
  <w:num w:numId="6" w16cid:durableId="1280456258">
    <w:abstractNumId w:val="5"/>
  </w:num>
  <w:num w:numId="7" w16cid:durableId="735325218">
    <w:abstractNumId w:val="18"/>
  </w:num>
  <w:num w:numId="8" w16cid:durableId="362562029">
    <w:abstractNumId w:val="2"/>
  </w:num>
  <w:num w:numId="9" w16cid:durableId="67043356">
    <w:abstractNumId w:val="28"/>
  </w:num>
  <w:num w:numId="10" w16cid:durableId="1900751575">
    <w:abstractNumId w:val="9"/>
  </w:num>
  <w:num w:numId="11" w16cid:durableId="1883177035">
    <w:abstractNumId w:val="38"/>
  </w:num>
  <w:num w:numId="12" w16cid:durableId="1180898392">
    <w:abstractNumId w:val="11"/>
  </w:num>
  <w:num w:numId="13" w16cid:durableId="118888602">
    <w:abstractNumId w:val="27"/>
  </w:num>
  <w:num w:numId="14" w16cid:durableId="155002956">
    <w:abstractNumId w:val="20"/>
  </w:num>
  <w:num w:numId="15" w16cid:durableId="266934863">
    <w:abstractNumId w:val="15"/>
  </w:num>
  <w:num w:numId="16" w16cid:durableId="242299818">
    <w:abstractNumId w:val="7"/>
  </w:num>
  <w:num w:numId="17" w16cid:durableId="488209132">
    <w:abstractNumId w:val="34"/>
  </w:num>
  <w:num w:numId="18" w16cid:durableId="442650539">
    <w:abstractNumId w:val="21"/>
  </w:num>
  <w:num w:numId="19" w16cid:durableId="367798100">
    <w:abstractNumId w:val="35"/>
  </w:num>
  <w:num w:numId="20" w16cid:durableId="348138560">
    <w:abstractNumId w:val="13"/>
  </w:num>
  <w:num w:numId="21" w16cid:durableId="344092884">
    <w:abstractNumId w:val="32"/>
  </w:num>
  <w:num w:numId="22" w16cid:durableId="1546989937">
    <w:abstractNumId w:val="46"/>
  </w:num>
  <w:num w:numId="23" w16cid:durableId="80687754">
    <w:abstractNumId w:val="30"/>
  </w:num>
  <w:num w:numId="24" w16cid:durableId="1059283861">
    <w:abstractNumId w:val="16"/>
  </w:num>
  <w:num w:numId="25" w16cid:durableId="1764646539">
    <w:abstractNumId w:val="40"/>
  </w:num>
  <w:num w:numId="26" w16cid:durableId="1228539390">
    <w:abstractNumId w:val="25"/>
  </w:num>
  <w:num w:numId="27" w16cid:durableId="1694257397">
    <w:abstractNumId w:val="3"/>
  </w:num>
  <w:num w:numId="28" w16cid:durableId="813303669">
    <w:abstractNumId w:val="29"/>
  </w:num>
  <w:num w:numId="29" w16cid:durableId="19671231">
    <w:abstractNumId w:val="47"/>
  </w:num>
  <w:num w:numId="30" w16cid:durableId="1517234818">
    <w:abstractNumId w:val="24"/>
  </w:num>
  <w:num w:numId="31" w16cid:durableId="496070010">
    <w:abstractNumId w:val="45"/>
  </w:num>
  <w:num w:numId="32" w16cid:durableId="1247616335">
    <w:abstractNumId w:val="12"/>
  </w:num>
  <w:num w:numId="33" w16cid:durableId="2086029671">
    <w:abstractNumId w:val="31"/>
  </w:num>
  <w:num w:numId="34" w16cid:durableId="537595213">
    <w:abstractNumId w:val="36"/>
  </w:num>
  <w:num w:numId="35" w16cid:durableId="1917665341">
    <w:abstractNumId w:val="0"/>
  </w:num>
  <w:num w:numId="36" w16cid:durableId="144905476">
    <w:abstractNumId w:val="4"/>
  </w:num>
  <w:num w:numId="37" w16cid:durableId="1467360358">
    <w:abstractNumId w:val="33"/>
  </w:num>
  <w:num w:numId="38" w16cid:durableId="1073818068">
    <w:abstractNumId w:val="14"/>
  </w:num>
  <w:num w:numId="39" w16cid:durableId="692340312">
    <w:abstractNumId w:val="42"/>
  </w:num>
  <w:num w:numId="40" w16cid:durableId="1069303741">
    <w:abstractNumId w:val="17"/>
  </w:num>
  <w:num w:numId="41" w16cid:durableId="1433748214">
    <w:abstractNumId w:val="6"/>
  </w:num>
  <w:num w:numId="42" w16cid:durableId="679627565">
    <w:abstractNumId w:val="26"/>
  </w:num>
  <w:num w:numId="43" w16cid:durableId="1470128181">
    <w:abstractNumId w:val="41"/>
  </w:num>
  <w:num w:numId="44" w16cid:durableId="1994406960">
    <w:abstractNumId w:val="44"/>
  </w:num>
  <w:num w:numId="45" w16cid:durableId="788621616">
    <w:abstractNumId w:val="43"/>
  </w:num>
  <w:num w:numId="46" w16cid:durableId="1661427267">
    <w:abstractNumId w:val="23"/>
  </w:num>
  <w:num w:numId="47" w16cid:durableId="1609118096">
    <w:abstractNumId w:val="19"/>
  </w:num>
  <w:num w:numId="48" w16cid:durableId="1762874956">
    <w:abstractNumId w:val="22"/>
  </w:num>
  <w:num w:numId="49" w16cid:durableId="12965962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55CF"/>
    <w:rsid w:val="00216850"/>
    <w:rsid w:val="003655CF"/>
    <w:rsid w:val="0046467F"/>
    <w:rsid w:val="009874B8"/>
    <w:rsid w:val="00B3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,"/>
  <w:listSeparator w:val=";"/>
  <w14:docId w14:val="55340658"/>
  <w15:docId w15:val="{DA000A7A-1D5E-421C-A031-F8E57B841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TML Typewriter" w:semiHidden="1" w:uiPriority="99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Pr>
      <w:rFonts w:ascii="Arial" w:hAnsi="Arial"/>
      <w:sz w:val="24"/>
      <w:lang w:val="ru-RU" w:eastAsia="ru-RU"/>
    </w:rPr>
  </w:style>
  <w:style w:type="paragraph" w:styleId="12">
    <w:name w:val="heading 1"/>
    <w:basedOn w:val="a1"/>
    <w:next w:val="a1"/>
    <w:link w:val="13"/>
    <w:uiPriority w:val="99"/>
    <w:qFormat/>
    <w:rsid w:val="0014671A"/>
    <w:pPr>
      <w:keepNext/>
      <w:outlineLvl w:val="0"/>
    </w:pPr>
  </w:style>
  <w:style w:type="paragraph" w:styleId="21">
    <w:name w:val="heading 2"/>
    <w:aliases w:val="У1."/>
    <w:basedOn w:val="a1"/>
    <w:next w:val="a1"/>
    <w:link w:val="22"/>
    <w:qFormat/>
    <w:pPr>
      <w:keepNext/>
      <w:outlineLvl w:val="1"/>
    </w:pPr>
  </w:style>
  <w:style w:type="paragraph" w:styleId="30">
    <w:name w:val="heading 3"/>
    <w:aliases w:val="У1.1."/>
    <w:basedOn w:val="a1"/>
    <w:next w:val="a1"/>
    <w:link w:val="31"/>
    <w:qFormat/>
    <w:rsid w:val="0014671A"/>
    <w:pPr>
      <w:keepNext/>
      <w:spacing w:before="240" w:after="60"/>
      <w:outlineLvl w:val="2"/>
    </w:pPr>
    <w:rPr>
      <w:rFonts w:cs="Arial"/>
      <w:bCs/>
      <w:sz w:val="26"/>
      <w:szCs w:val="26"/>
    </w:rPr>
  </w:style>
  <w:style w:type="paragraph" w:styleId="4">
    <w:name w:val="heading 4"/>
    <w:aliases w:val="У1.1.1."/>
    <w:basedOn w:val="L11"/>
    <w:link w:val="40"/>
    <w:qFormat/>
    <w:rsid w:val="00B376EE"/>
    <w:pPr>
      <w:outlineLvl w:val="3"/>
    </w:pPr>
  </w:style>
  <w:style w:type="paragraph" w:styleId="5">
    <w:name w:val="heading 5"/>
    <w:basedOn w:val="a1"/>
    <w:link w:val="50"/>
    <w:uiPriority w:val="99"/>
    <w:qFormat/>
    <w:rsid w:val="00B376EE"/>
    <w:pPr>
      <w:tabs>
        <w:tab w:val="left" w:pos="1843"/>
      </w:tabs>
      <w:spacing w:after="120" w:line="276" w:lineRule="auto"/>
      <w:ind w:left="567"/>
      <w:outlineLvl w:val="4"/>
    </w:pPr>
    <w:rPr>
      <w:b/>
      <w:szCs w:val="24"/>
    </w:rPr>
  </w:style>
  <w:style w:type="paragraph" w:styleId="6">
    <w:name w:val="heading 6"/>
    <w:basedOn w:val="a1"/>
    <w:next w:val="a1"/>
    <w:link w:val="60"/>
    <w:uiPriority w:val="99"/>
    <w:qFormat/>
    <w:rsid w:val="004F5C26"/>
    <w:pPr>
      <w:keepNext/>
      <w:outlineLvl w:val="5"/>
    </w:pPr>
    <w:rPr>
      <w:color w:val="FF0000"/>
    </w:rPr>
  </w:style>
  <w:style w:type="paragraph" w:styleId="7">
    <w:name w:val="heading 7"/>
    <w:basedOn w:val="a1"/>
    <w:next w:val="a1"/>
    <w:link w:val="70"/>
    <w:uiPriority w:val="99"/>
    <w:qFormat/>
    <w:rsid w:val="00B376EE"/>
    <w:pPr>
      <w:tabs>
        <w:tab w:val="num" w:pos="2365"/>
      </w:tabs>
      <w:spacing w:before="240" w:after="60"/>
      <w:ind w:left="2365" w:hanging="1296"/>
      <w:jc w:val="both"/>
      <w:outlineLvl w:val="6"/>
    </w:pPr>
    <w:rPr>
      <w:rFonts w:ascii="Times New Roman" w:hAnsi="Times New Roman"/>
      <w:szCs w:val="24"/>
    </w:rPr>
  </w:style>
  <w:style w:type="paragraph" w:styleId="8">
    <w:name w:val="heading 8"/>
    <w:basedOn w:val="a1"/>
    <w:next w:val="a1"/>
    <w:link w:val="80"/>
    <w:uiPriority w:val="99"/>
    <w:qFormat/>
    <w:rsid w:val="00B376EE"/>
    <w:pPr>
      <w:tabs>
        <w:tab w:val="num" w:pos="2509"/>
      </w:tabs>
      <w:spacing w:before="240" w:after="60"/>
      <w:ind w:left="2509" w:hanging="1440"/>
      <w:jc w:val="both"/>
      <w:outlineLvl w:val="7"/>
    </w:pPr>
    <w:rPr>
      <w:rFonts w:ascii="Times New Roman" w:hAnsi="Times New Roman"/>
      <w:i/>
      <w:iCs/>
      <w:szCs w:val="24"/>
    </w:rPr>
  </w:style>
  <w:style w:type="paragraph" w:styleId="9">
    <w:name w:val="heading 9"/>
    <w:basedOn w:val="a1"/>
    <w:next w:val="a1"/>
    <w:link w:val="90"/>
    <w:uiPriority w:val="99"/>
    <w:qFormat/>
    <w:rsid w:val="00B376EE"/>
    <w:pPr>
      <w:tabs>
        <w:tab w:val="num" w:pos="2653"/>
      </w:tabs>
      <w:spacing w:before="240" w:after="60"/>
      <w:ind w:left="2653" w:hanging="1584"/>
      <w:jc w:val="both"/>
      <w:outlineLvl w:val="8"/>
    </w:pPr>
    <w:rPr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aliases w:val="??????? ??????????,??????? ??????????1,??????? ??????????2,Header Char Char Char Char Char Char Char Char,HeaderPort,Heder,L1,Titul,header-first,ВерхКолонтитул,Верхний колонтитул Знак Знак,Верхний колонтитул1,Знак2 Знак Знак"/>
    <w:basedOn w:val="a1"/>
    <w:link w:val="a6"/>
    <w:uiPriority w:val="99"/>
    <w:rsid w:val="000F2B14"/>
    <w:pPr>
      <w:tabs>
        <w:tab w:val="left" w:pos="567"/>
      </w:tabs>
      <w:spacing w:before="210"/>
    </w:pPr>
    <w:rPr>
      <w:sz w:val="16"/>
      <w:szCs w:val="16"/>
    </w:rPr>
  </w:style>
  <w:style w:type="paragraph" w:styleId="a7">
    <w:name w:val="footer"/>
    <w:basedOn w:val="a1"/>
    <w:link w:val="a8"/>
    <w:pPr>
      <w:tabs>
        <w:tab w:val="center" w:pos="4153"/>
        <w:tab w:val="right" w:pos="8306"/>
      </w:tabs>
    </w:pPr>
  </w:style>
  <w:style w:type="character" w:styleId="a9">
    <w:name w:val="page number"/>
    <w:aliases w:val="Заголовок 3 Знак Char Char"/>
    <w:rsid w:val="0014671A"/>
    <w:rPr>
      <w:rFonts w:ascii="Arial" w:hAnsi="Arial"/>
      <w:sz w:val="20"/>
      <w:szCs w:val="20"/>
    </w:rPr>
  </w:style>
  <w:style w:type="table" w:styleId="aa">
    <w:name w:val="Table Grid"/>
    <w:basedOn w:val="a3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b">
    <w:name w:val="Новый абзац"/>
    <w:basedOn w:val="a1"/>
    <w:qFormat/>
    <w:rsid w:val="00DF4FEF"/>
    <w:pPr>
      <w:spacing w:after="120"/>
      <w:ind w:firstLine="567"/>
      <w:jc w:val="both"/>
    </w:pPr>
  </w:style>
  <w:style w:type="paragraph" w:customStyle="1" w:styleId="-0">
    <w:name w:val="Маркер [-]"/>
    <w:basedOn w:val="a1"/>
    <w:qFormat/>
    <w:rsid w:val="00DF4FEF"/>
    <w:pPr>
      <w:numPr>
        <w:numId w:val="37"/>
      </w:numPr>
      <w:spacing w:after="120"/>
      <w:jc w:val="both"/>
    </w:pPr>
  </w:style>
  <w:style w:type="paragraph" w:styleId="ac">
    <w:name w:val="Balloon Text"/>
    <w:basedOn w:val="a1"/>
    <w:link w:val="ad"/>
    <w:rsid w:val="007B566C"/>
    <w:rPr>
      <w:rFonts w:ascii="Tahoma" w:hAnsi="Tahoma" w:cs="Tahoma"/>
      <w:sz w:val="16"/>
      <w:szCs w:val="16"/>
    </w:rPr>
  </w:style>
  <w:style w:type="character" w:customStyle="1" w:styleId="a6">
    <w:name w:val="Верхний колонтитул Знак"/>
    <w:aliases w:val="??????? ?????????? Знак,??????? ??????????1 Знак,??????? ??????????2 Знак,Header Char Char Char Char Char Char Char Char Знак,HeaderPort Знак,Heder Знак,L1 Знак,Titul Знак,header-first Знак,ВерхКолонтитул Знак"/>
    <w:link w:val="a5"/>
    <w:uiPriority w:val="99"/>
    <w:rsid w:val="00A32236"/>
    <w:rPr>
      <w:rFonts w:ascii="Arial" w:hAnsi="Arial"/>
      <w:sz w:val="16"/>
      <w:szCs w:val="16"/>
    </w:rPr>
  </w:style>
  <w:style w:type="paragraph" w:customStyle="1" w:styleId="Normal0">
    <w:name w:val="Normal_0"/>
    <w:rsid w:val="00A32236"/>
    <w:rPr>
      <w:rFonts w:ascii="Arial" w:hAnsi="Arial"/>
      <w:sz w:val="24"/>
      <w:lang w:val="ru-RU" w:eastAsia="ru-RU"/>
    </w:rPr>
  </w:style>
  <w:style w:type="paragraph" w:customStyle="1" w:styleId="14">
    <w:name w:val="заголовок 1"/>
    <w:basedOn w:val="a1"/>
    <w:next w:val="a1"/>
    <w:rsid w:val="004F5C26"/>
    <w:pPr>
      <w:keepNext/>
      <w:autoSpaceDE w:val="0"/>
      <w:autoSpaceDN w:val="0"/>
      <w:jc w:val="center"/>
    </w:pPr>
    <w:rPr>
      <w:rFonts w:cs="Arial"/>
      <w:szCs w:val="24"/>
    </w:rPr>
  </w:style>
  <w:style w:type="character" w:customStyle="1" w:styleId="60">
    <w:name w:val="Заголовок 6 Знак"/>
    <w:link w:val="6"/>
    <w:uiPriority w:val="99"/>
    <w:rsid w:val="004F5C26"/>
    <w:rPr>
      <w:rFonts w:ascii="Arial" w:hAnsi="Arial"/>
      <w:color w:val="FF0000"/>
      <w:sz w:val="24"/>
    </w:rPr>
  </w:style>
  <w:style w:type="paragraph" w:customStyle="1" w:styleId="ae">
    <w:name w:val="Стандарт"/>
    <w:rsid w:val="00332B5F"/>
    <w:pPr>
      <w:widowControl w:val="0"/>
      <w:autoSpaceDE w:val="0"/>
      <w:autoSpaceDN w:val="0"/>
    </w:pPr>
    <w:rPr>
      <w:rFonts w:ascii="Arial" w:hAnsi="Arial" w:cs="Arial"/>
      <w:szCs w:val="24"/>
      <w:lang w:val="ru-RU" w:eastAsia="ru-RU"/>
    </w:rPr>
  </w:style>
  <w:style w:type="character" w:styleId="af">
    <w:name w:val="Strong"/>
    <w:qFormat/>
    <w:rsid w:val="00CD3FFE"/>
    <w:rPr>
      <w:b/>
      <w:bCs/>
    </w:rPr>
  </w:style>
  <w:style w:type="character" w:styleId="af0">
    <w:name w:val="Hyperlink"/>
    <w:uiPriority w:val="99"/>
    <w:rsid w:val="003E23E6"/>
    <w:rPr>
      <w:color w:val="0563C1"/>
      <w:u w:val="single"/>
    </w:rPr>
  </w:style>
  <w:style w:type="character" w:customStyle="1" w:styleId="extendedtext-short">
    <w:name w:val="extendedtext-short"/>
    <w:rsid w:val="003774F6"/>
  </w:style>
  <w:style w:type="paragraph" w:customStyle="1" w:styleId="af1">
    <w:name w:val="Название"/>
    <w:basedOn w:val="a1"/>
    <w:next w:val="a1"/>
    <w:link w:val="af2"/>
    <w:qFormat/>
    <w:rsid w:val="00EA44DB"/>
    <w:pPr>
      <w:keepLines/>
      <w:suppressAutoHyphens/>
      <w:spacing w:before="240" w:after="60"/>
      <w:jc w:val="center"/>
      <w:outlineLvl w:val="0"/>
    </w:pPr>
    <w:rPr>
      <w:b/>
      <w:caps/>
      <w:spacing w:val="10"/>
      <w:kern w:val="28"/>
      <w:sz w:val="28"/>
    </w:rPr>
  </w:style>
  <w:style w:type="character" w:customStyle="1" w:styleId="af2">
    <w:name w:val="Название Знак"/>
    <w:link w:val="af1"/>
    <w:rsid w:val="00EA44DB"/>
    <w:rPr>
      <w:rFonts w:ascii="Arial" w:hAnsi="Arial"/>
      <w:b/>
      <w:caps/>
      <w:spacing w:val="10"/>
      <w:kern w:val="28"/>
      <w:sz w:val="28"/>
    </w:rPr>
  </w:style>
  <w:style w:type="paragraph" w:styleId="15">
    <w:name w:val="toc 1"/>
    <w:basedOn w:val="a1"/>
    <w:next w:val="a1"/>
    <w:autoRedefine/>
    <w:uiPriority w:val="39"/>
    <w:rsid w:val="00EA44DB"/>
    <w:pPr>
      <w:spacing w:before="40" w:line="240" w:lineRule="exact"/>
    </w:pPr>
    <w:rPr>
      <w:rFonts w:eastAsia="Calibri" w:cs="Arial"/>
      <w:sz w:val="16"/>
      <w:szCs w:val="16"/>
      <w:lang w:eastAsia="en-US"/>
    </w:rPr>
  </w:style>
  <w:style w:type="paragraph" w:styleId="af3">
    <w:name w:val="caption"/>
    <w:basedOn w:val="a1"/>
    <w:next w:val="a1"/>
    <w:qFormat/>
    <w:rsid w:val="00EA44DB"/>
    <w:pPr>
      <w:keepNext/>
      <w:keepLines/>
      <w:suppressAutoHyphens/>
      <w:spacing w:before="120" w:after="120"/>
      <w:ind w:left="1134"/>
    </w:pPr>
    <w:rPr>
      <w:rFonts w:ascii="Bookman Old Style" w:hAnsi="Bookman Old Style"/>
      <w:bCs/>
    </w:rPr>
  </w:style>
  <w:style w:type="character" w:customStyle="1" w:styleId="40">
    <w:name w:val="Заголовок 4 Знак"/>
    <w:aliases w:val="У1.1.1. Знак"/>
    <w:link w:val="4"/>
    <w:rsid w:val="00B376EE"/>
    <w:rPr>
      <w:rFonts w:ascii="Arial" w:hAnsi="Arial" w:cs="Arial"/>
      <w:b/>
      <w:sz w:val="22"/>
      <w:szCs w:val="22"/>
      <w:lang w:val="en-US"/>
    </w:rPr>
  </w:style>
  <w:style w:type="character" w:customStyle="1" w:styleId="50">
    <w:name w:val="Заголовок 5 Знак"/>
    <w:link w:val="5"/>
    <w:uiPriority w:val="99"/>
    <w:rsid w:val="00B376EE"/>
    <w:rPr>
      <w:rFonts w:ascii="Arial" w:hAnsi="Arial"/>
      <w:b/>
      <w:sz w:val="24"/>
      <w:szCs w:val="24"/>
    </w:rPr>
  </w:style>
  <w:style w:type="character" w:customStyle="1" w:styleId="70">
    <w:name w:val="Заголовок 7 Знак"/>
    <w:link w:val="7"/>
    <w:uiPriority w:val="99"/>
    <w:rsid w:val="00B376EE"/>
    <w:rPr>
      <w:sz w:val="24"/>
      <w:szCs w:val="24"/>
    </w:rPr>
  </w:style>
  <w:style w:type="character" w:customStyle="1" w:styleId="80">
    <w:name w:val="Заголовок 8 Знак"/>
    <w:link w:val="8"/>
    <w:uiPriority w:val="99"/>
    <w:rsid w:val="00B376EE"/>
    <w:rPr>
      <w:i/>
      <w:iCs/>
      <w:sz w:val="24"/>
      <w:szCs w:val="24"/>
    </w:rPr>
  </w:style>
  <w:style w:type="character" w:customStyle="1" w:styleId="90">
    <w:name w:val="Заголовок 9 Знак"/>
    <w:link w:val="9"/>
    <w:uiPriority w:val="99"/>
    <w:rsid w:val="00B376EE"/>
    <w:rPr>
      <w:rFonts w:ascii="Arial" w:hAnsi="Arial"/>
      <w:sz w:val="24"/>
      <w:szCs w:val="24"/>
    </w:rPr>
  </w:style>
  <w:style w:type="character" w:customStyle="1" w:styleId="a8">
    <w:name w:val="Нижний колонтитул Знак"/>
    <w:link w:val="a7"/>
    <w:rsid w:val="00B376EE"/>
    <w:rPr>
      <w:rFonts w:ascii="Arial" w:hAnsi="Arial"/>
      <w:sz w:val="24"/>
    </w:rPr>
  </w:style>
  <w:style w:type="paragraph" w:customStyle="1" w:styleId="L1">
    <w:name w:val="L1."/>
    <w:basedOn w:val="a1"/>
    <w:next w:val="a1"/>
    <w:qFormat/>
    <w:rsid w:val="00B376EE"/>
    <w:pPr>
      <w:spacing w:before="120" w:after="120" w:line="276" w:lineRule="auto"/>
      <w:contextualSpacing/>
      <w:jc w:val="both"/>
      <w:outlineLvl w:val="0"/>
    </w:pPr>
    <w:rPr>
      <w:rFonts w:cs="Arial"/>
      <w:b/>
      <w:spacing w:val="10"/>
      <w:sz w:val="22"/>
      <w:szCs w:val="22"/>
      <w:lang w:val="en-US"/>
    </w:rPr>
  </w:style>
  <w:style w:type="paragraph" w:customStyle="1" w:styleId="L11">
    <w:name w:val="L1.1."/>
    <w:basedOn w:val="a1"/>
    <w:qFormat/>
    <w:rsid w:val="00B376EE"/>
    <w:pPr>
      <w:tabs>
        <w:tab w:val="left" w:pos="1134"/>
      </w:tabs>
      <w:spacing w:before="120" w:after="120" w:line="276" w:lineRule="auto"/>
      <w:contextualSpacing/>
      <w:jc w:val="both"/>
      <w:outlineLvl w:val="1"/>
    </w:pPr>
    <w:rPr>
      <w:rFonts w:cs="Arial"/>
      <w:b/>
      <w:sz w:val="22"/>
      <w:szCs w:val="22"/>
      <w:lang w:val="en-US"/>
    </w:rPr>
  </w:style>
  <w:style w:type="paragraph" w:customStyle="1" w:styleId="L111">
    <w:name w:val="L1.1.1."/>
    <w:basedOn w:val="L11"/>
    <w:qFormat/>
    <w:rsid w:val="00B376EE"/>
  </w:style>
  <w:style w:type="character" w:customStyle="1" w:styleId="ad">
    <w:name w:val="Текст выноски Знак"/>
    <w:link w:val="ac"/>
    <w:rsid w:val="00B376EE"/>
    <w:rPr>
      <w:rFonts w:ascii="Tahoma" w:hAnsi="Tahoma" w:cs="Tahoma"/>
      <w:sz w:val="16"/>
      <w:szCs w:val="16"/>
    </w:rPr>
  </w:style>
  <w:style w:type="character" w:customStyle="1" w:styleId="13">
    <w:name w:val="Заголовок 1 Знак"/>
    <w:link w:val="12"/>
    <w:uiPriority w:val="99"/>
    <w:rsid w:val="00B376EE"/>
    <w:rPr>
      <w:rFonts w:ascii="Arial" w:hAnsi="Arial"/>
      <w:sz w:val="24"/>
    </w:rPr>
  </w:style>
  <w:style w:type="paragraph" w:styleId="23">
    <w:name w:val="toc 2"/>
    <w:basedOn w:val="a1"/>
    <w:next w:val="a1"/>
    <w:autoRedefine/>
    <w:uiPriority w:val="39"/>
    <w:unhideWhenUsed/>
    <w:rsid w:val="00B376EE"/>
    <w:pPr>
      <w:spacing w:after="200" w:line="276" w:lineRule="auto"/>
      <w:contextualSpacing/>
      <w:outlineLvl w:val="1"/>
    </w:pPr>
    <w:rPr>
      <w:rFonts w:eastAsia="Calibri"/>
      <w:sz w:val="22"/>
      <w:szCs w:val="22"/>
      <w:lang w:eastAsia="en-US"/>
    </w:rPr>
  </w:style>
  <w:style w:type="character" w:styleId="af4">
    <w:name w:val="annotation reference"/>
    <w:uiPriority w:val="99"/>
    <w:unhideWhenUsed/>
    <w:rsid w:val="00B376EE"/>
    <w:rPr>
      <w:sz w:val="16"/>
      <w:szCs w:val="16"/>
    </w:rPr>
  </w:style>
  <w:style w:type="paragraph" w:styleId="af5">
    <w:name w:val="annotation text"/>
    <w:basedOn w:val="a1"/>
    <w:link w:val="af6"/>
    <w:uiPriority w:val="99"/>
    <w:unhideWhenUsed/>
    <w:rsid w:val="00B376EE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customStyle="1" w:styleId="af6">
    <w:name w:val="Текст примечания Знак"/>
    <w:link w:val="af5"/>
    <w:uiPriority w:val="99"/>
    <w:rsid w:val="00B376EE"/>
    <w:rPr>
      <w:rFonts w:ascii="Calibri" w:eastAsia="Calibri" w:hAnsi="Calibri"/>
      <w:sz w:val="22"/>
      <w:szCs w:val="22"/>
      <w:lang w:eastAsia="en-US"/>
    </w:rPr>
  </w:style>
  <w:style w:type="paragraph" w:styleId="af7">
    <w:name w:val="annotation subject"/>
    <w:basedOn w:val="af5"/>
    <w:next w:val="af5"/>
    <w:link w:val="af8"/>
    <w:uiPriority w:val="99"/>
    <w:unhideWhenUsed/>
    <w:rsid w:val="00B376EE"/>
    <w:rPr>
      <w:b/>
      <w:bCs/>
    </w:rPr>
  </w:style>
  <w:style w:type="character" w:customStyle="1" w:styleId="af8">
    <w:name w:val="Тема примечания Знак"/>
    <w:link w:val="af7"/>
    <w:uiPriority w:val="99"/>
    <w:rsid w:val="00B376EE"/>
    <w:rPr>
      <w:rFonts w:ascii="Calibri" w:eastAsia="Calibri" w:hAnsi="Calibri"/>
      <w:b/>
      <w:bCs/>
      <w:sz w:val="22"/>
      <w:szCs w:val="22"/>
      <w:lang w:eastAsia="en-US"/>
    </w:rPr>
  </w:style>
  <w:style w:type="paragraph" w:styleId="af9">
    <w:name w:val="List Paragraph"/>
    <w:basedOn w:val="a1"/>
    <w:link w:val="afa"/>
    <w:uiPriority w:val="34"/>
    <w:qFormat/>
    <w:rsid w:val="00B376E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22">
    <w:name w:val="Заголовок 2 Знак"/>
    <w:aliases w:val="У1. Знак"/>
    <w:link w:val="21"/>
    <w:rsid w:val="00B376EE"/>
    <w:rPr>
      <w:rFonts w:ascii="Arial" w:hAnsi="Arial"/>
      <w:sz w:val="24"/>
    </w:rPr>
  </w:style>
  <w:style w:type="character" w:customStyle="1" w:styleId="31">
    <w:name w:val="Заголовок 3 Знак"/>
    <w:aliases w:val="У1.1. Знак"/>
    <w:link w:val="30"/>
    <w:rsid w:val="00B376EE"/>
    <w:rPr>
      <w:rFonts w:ascii="Arial" w:hAnsi="Arial" w:cs="Arial"/>
      <w:bCs/>
      <w:sz w:val="26"/>
      <w:szCs w:val="26"/>
    </w:rPr>
  </w:style>
  <w:style w:type="paragraph" w:customStyle="1" w:styleId="CBIPlainText">
    <w:name w:val="CBI Plain Text"/>
    <w:rsid w:val="00B376EE"/>
    <w:pPr>
      <w:suppressAutoHyphens/>
      <w:spacing w:before="120" w:after="120"/>
      <w:ind w:left="720"/>
      <w:jc w:val="both"/>
    </w:pPr>
    <w:rPr>
      <w:rFonts w:ascii="Arial" w:hAnsi="Arial" w:cs="Arial"/>
      <w:color w:val="000000"/>
      <w:szCs w:val="22"/>
    </w:rPr>
  </w:style>
  <w:style w:type="table" w:styleId="1-3">
    <w:name w:val="Medium List 1 Accent 3"/>
    <w:basedOn w:val="a3"/>
    <w:uiPriority w:val="65"/>
    <w:rsid w:val="00B376EE"/>
    <w:rPr>
      <w:rFonts w:ascii="Calibri" w:eastAsia="Calibri" w:hAnsi="Calibri"/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paragraph" w:styleId="32">
    <w:name w:val="toc 3"/>
    <w:basedOn w:val="a1"/>
    <w:next w:val="a1"/>
    <w:autoRedefine/>
    <w:uiPriority w:val="39"/>
    <w:unhideWhenUsed/>
    <w:rsid w:val="00B376EE"/>
    <w:pPr>
      <w:framePr w:wrap="around" w:vAnchor="text" w:hAnchor="text" w:y="1"/>
      <w:spacing w:after="200" w:line="276" w:lineRule="auto"/>
      <w:contextualSpacing/>
    </w:pPr>
    <w:rPr>
      <w:rFonts w:eastAsia="Calibri"/>
      <w:sz w:val="22"/>
      <w:szCs w:val="22"/>
      <w:lang w:eastAsia="en-US"/>
    </w:rPr>
  </w:style>
  <w:style w:type="character" w:styleId="afb">
    <w:name w:val="FollowedHyperlink"/>
    <w:uiPriority w:val="99"/>
    <w:unhideWhenUsed/>
    <w:rsid w:val="00B376EE"/>
    <w:rPr>
      <w:color w:val="800080"/>
      <w:u w:val="single"/>
    </w:rPr>
  </w:style>
  <w:style w:type="paragraph" w:customStyle="1" w:styleId="afc">
    <w:name w:val="ИСМ=Новый абзац"/>
    <w:basedOn w:val="a1"/>
    <w:rsid w:val="00B376EE"/>
    <w:pPr>
      <w:spacing w:after="120" w:line="276" w:lineRule="auto"/>
      <w:ind w:firstLine="567"/>
      <w:jc w:val="both"/>
    </w:pPr>
    <w:rPr>
      <w:sz w:val="22"/>
      <w:szCs w:val="22"/>
    </w:rPr>
  </w:style>
  <w:style w:type="paragraph" w:customStyle="1" w:styleId="afd">
    <w:name w:val="Заголовок таблицы"/>
    <w:basedOn w:val="a1"/>
    <w:link w:val="afe"/>
    <w:rsid w:val="00B376EE"/>
    <w:pPr>
      <w:keepLines/>
      <w:spacing w:before="120" w:after="120" w:line="276" w:lineRule="auto"/>
      <w:ind w:left="-108" w:right="-88" w:firstLine="108"/>
      <w:jc w:val="center"/>
    </w:pPr>
    <w:rPr>
      <w:b/>
      <w:sz w:val="18"/>
      <w:szCs w:val="22"/>
    </w:rPr>
  </w:style>
  <w:style w:type="character" w:customStyle="1" w:styleId="afe">
    <w:name w:val="Заголовок таблицы Знак"/>
    <w:link w:val="afd"/>
    <w:rsid w:val="00B376EE"/>
    <w:rPr>
      <w:rFonts w:ascii="Arial" w:hAnsi="Arial"/>
      <w:b/>
      <w:sz w:val="18"/>
      <w:szCs w:val="22"/>
    </w:rPr>
  </w:style>
  <w:style w:type="paragraph" w:customStyle="1" w:styleId="aff">
    <w:name w:val="КодДокумента"/>
    <w:basedOn w:val="a1"/>
    <w:rsid w:val="00B376EE"/>
    <w:pPr>
      <w:spacing w:before="120" w:after="120" w:line="276" w:lineRule="auto"/>
      <w:ind w:left="-108" w:right="-91" w:firstLine="108"/>
      <w:jc w:val="center"/>
    </w:pPr>
    <w:rPr>
      <w:b/>
      <w:sz w:val="22"/>
      <w:szCs w:val="22"/>
    </w:rPr>
  </w:style>
  <w:style w:type="paragraph" w:customStyle="1" w:styleId="-1">
    <w:name w:val="ИСМ=Маркер [-]"/>
    <w:basedOn w:val="a1"/>
    <w:rsid w:val="00B376EE"/>
    <w:pPr>
      <w:spacing w:after="120" w:line="276" w:lineRule="auto"/>
      <w:jc w:val="both"/>
    </w:pPr>
    <w:rPr>
      <w:sz w:val="22"/>
      <w:szCs w:val="22"/>
    </w:rPr>
  </w:style>
  <w:style w:type="paragraph" w:customStyle="1" w:styleId="24">
    <w:name w:val="Текст2"/>
    <w:basedOn w:val="21"/>
    <w:link w:val="25"/>
    <w:rsid w:val="00B376EE"/>
    <w:pPr>
      <w:keepNext w:val="0"/>
      <w:tabs>
        <w:tab w:val="num" w:pos="927"/>
        <w:tab w:val="num" w:pos="1276"/>
      </w:tabs>
      <w:spacing w:before="120" w:after="60" w:line="276" w:lineRule="auto"/>
      <w:ind w:firstLine="709"/>
      <w:contextualSpacing/>
      <w:jc w:val="both"/>
    </w:pPr>
    <w:rPr>
      <w:rFonts w:ascii="Calibri" w:eastAsia="Calibri" w:hAnsi="Calibri" w:cs="Arial"/>
      <w:spacing w:val="10"/>
      <w:sz w:val="26"/>
      <w:szCs w:val="22"/>
      <w:lang w:eastAsia="en-US"/>
    </w:rPr>
  </w:style>
  <w:style w:type="character" w:customStyle="1" w:styleId="25">
    <w:name w:val="Текст2 Знак"/>
    <w:link w:val="24"/>
    <w:rsid w:val="00B376EE"/>
    <w:rPr>
      <w:rFonts w:ascii="Calibri" w:eastAsia="Calibri" w:hAnsi="Calibri" w:cs="Arial"/>
      <w:spacing w:val="10"/>
      <w:sz w:val="26"/>
      <w:szCs w:val="22"/>
      <w:lang w:eastAsia="en-US"/>
    </w:rPr>
  </w:style>
  <w:style w:type="paragraph" w:customStyle="1" w:styleId="41">
    <w:name w:val="Текст4"/>
    <w:basedOn w:val="4"/>
    <w:rsid w:val="00B376EE"/>
    <w:pPr>
      <w:spacing w:after="200"/>
      <w:ind w:left="3600" w:hanging="360"/>
    </w:pPr>
    <w:rPr>
      <w:rFonts w:ascii="Calibri" w:eastAsia="Calibri" w:hAnsi="Calibri"/>
      <w:b w:val="0"/>
      <w:sz w:val="26"/>
      <w:lang w:eastAsia="en-US"/>
    </w:rPr>
  </w:style>
  <w:style w:type="paragraph" w:customStyle="1" w:styleId="33">
    <w:name w:val="Текст3"/>
    <w:basedOn w:val="30"/>
    <w:link w:val="34"/>
    <w:rsid w:val="00B376EE"/>
    <w:pPr>
      <w:keepNext w:val="0"/>
      <w:tabs>
        <w:tab w:val="left" w:pos="1134"/>
        <w:tab w:val="num" w:pos="1418"/>
      </w:tabs>
      <w:spacing w:before="120" w:after="200" w:line="276" w:lineRule="auto"/>
      <w:ind w:firstLine="709"/>
      <w:contextualSpacing/>
      <w:jc w:val="both"/>
    </w:pPr>
    <w:rPr>
      <w:rFonts w:ascii="Calibri" w:eastAsia="Calibri" w:hAnsi="Calibri"/>
      <w:bCs w:val="0"/>
      <w:szCs w:val="22"/>
      <w:lang w:val="en-US" w:eastAsia="en-US"/>
    </w:rPr>
  </w:style>
  <w:style w:type="character" w:customStyle="1" w:styleId="34">
    <w:name w:val="Текст3 Знак Знак"/>
    <w:link w:val="33"/>
    <w:locked/>
    <w:rsid w:val="00B376EE"/>
    <w:rPr>
      <w:rFonts w:ascii="Calibri" w:eastAsia="Calibri" w:hAnsi="Calibri" w:cs="Arial"/>
      <w:sz w:val="26"/>
      <w:szCs w:val="22"/>
      <w:lang w:val="en-US" w:eastAsia="en-US"/>
    </w:rPr>
  </w:style>
  <w:style w:type="paragraph" w:customStyle="1" w:styleId="-2">
    <w:name w:val="Пр (Маркер -)"/>
    <w:basedOn w:val="a1"/>
    <w:next w:val="a1"/>
    <w:rsid w:val="00B376EE"/>
    <w:pPr>
      <w:tabs>
        <w:tab w:val="num" w:pos="1080"/>
      </w:tabs>
      <w:spacing w:before="120" w:after="120" w:line="276" w:lineRule="auto"/>
      <w:ind w:left="1077" w:hanging="357"/>
      <w:jc w:val="both"/>
    </w:pPr>
    <w:rPr>
      <w:sz w:val="22"/>
      <w:szCs w:val="22"/>
    </w:rPr>
  </w:style>
  <w:style w:type="paragraph" w:customStyle="1" w:styleId="a0">
    <w:name w:val="Пр (маркер а)"/>
    <w:basedOn w:val="a1"/>
    <w:next w:val="a1"/>
    <w:rsid w:val="00B376EE"/>
    <w:pPr>
      <w:numPr>
        <w:ilvl w:val="1"/>
        <w:numId w:val="25"/>
      </w:numPr>
      <w:tabs>
        <w:tab w:val="clear" w:pos="1077"/>
        <w:tab w:val="left" w:pos="1435"/>
      </w:tabs>
      <w:spacing w:before="120" w:after="120" w:line="276" w:lineRule="auto"/>
      <w:ind w:left="1440" w:hanging="360"/>
      <w:jc w:val="both"/>
    </w:pPr>
    <w:rPr>
      <w:sz w:val="22"/>
      <w:szCs w:val="22"/>
      <w:lang w:val="en-US"/>
    </w:rPr>
  </w:style>
  <w:style w:type="paragraph" w:customStyle="1" w:styleId="10">
    <w:name w:val="Пр (маркер 1)"/>
    <w:basedOn w:val="a1"/>
    <w:next w:val="a1"/>
    <w:rsid w:val="00B376EE"/>
    <w:pPr>
      <w:numPr>
        <w:ilvl w:val="2"/>
        <w:numId w:val="25"/>
      </w:numPr>
      <w:tabs>
        <w:tab w:val="clear" w:pos="1474"/>
        <w:tab w:val="num" w:pos="2160"/>
      </w:tabs>
      <w:spacing w:before="120" w:after="120" w:line="276" w:lineRule="auto"/>
      <w:ind w:left="2160" w:hanging="360"/>
      <w:jc w:val="both"/>
    </w:pPr>
    <w:rPr>
      <w:sz w:val="22"/>
      <w:szCs w:val="22"/>
    </w:rPr>
  </w:style>
  <w:style w:type="character" w:customStyle="1" w:styleId="translation-chunk">
    <w:name w:val="translation-chunk"/>
    <w:rsid w:val="00B376EE"/>
  </w:style>
  <w:style w:type="paragraph" w:styleId="HTML">
    <w:name w:val="HTML Preformatted"/>
    <w:basedOn w:val="a1"/>
    <w:link w:val="HTML0"/>
    <w:uiPriority w:val="99"/>
    <w:unhideWhenUsed/>
    <w:rsid w:val="00B376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200" w:line="276" w:lineRule="auto"/>
    </w:pPr>
    <w:rPr>
      <w:rFonts w:ascii="Courier New" w:hAnsi="Courier New" w:cs="Courier New"/>
      <w:sz w:val="22"/>
      <w:szCs w:val="22"/>
    </w:rPr>
  </w:style>
  <w:style w:type="character" w:customStyle="1" w:styleId="HTML0">
    <w:name w:val="Стандартный HTML Знак"/>
    <w:link w:val="HTML"/>
    <w:uiPriority w:val="99"/>
    <w:rsid w:val="00B376EE"/>
    <w:rPr>
      <w:rFonts w:ascii="Courier New" w:hAnsi="Courier New" w:cs="Courier New"/>
      <w:sz w:val="22"/>
      <w:szCs w:val="22"/>
    </w:rPr>
  </w:style>
  <w:style w:type="paragraph" w:customStyle="1" w:styleId="List11">
    <w:name w:val="List – 1"/>
    <w:link w:val="List12"/>
    <w:qFormat/>
    <w:rsid w:val="00B376EE"/>
    <w:pPr>
      <w:numPr>
        <w:numId w:val="42"/>
      </w:numPr>
      <w:tabs>
        <w:tab w:val="left" w:pos="1701"/>
      </w:tabs>
      <w:contextualSpacing/>
      <w:jc w:val="both"/>
    </w:pPr>
    <w:rPr>
      <w:rFonts w:ascii="Arial" w:hAnsi="Arial"/>
      <w:kern w:val="1"/>
      <w:sz w:val="22"/>
      <w:szCs w:val="22"/>
    </w:rPr>
  </w:style>
  <w:style w:type="paragraph" w:customStyle="1" w:styleId="List1">
    <w:name w:val="List # 1"/>
    <w:rsid w:val="00B376EE"/>
    <w:pPr>
      <w:numPr>
        <w:numId w:val="47"/>
      </w:numPr>
      <w:spacing w:before="120" w:after="120"/>
    </w:pPr>
    <w:rPr>
      <w:rFonts w:ascii="Arial" w:hAnsi="Arial"/>
    </w:rPr>
  </w:style>
  <w:style w:type="paragraph" w:customStyle="1" w:styleId="List20">
    <w:name w:val="List * 2"/>
    <w:link w:val="List21"/>
    <w:autoRedefine/>
    <w:qFormat/>
    <w:rsid w:val="00B376EE"/>
    <w:pPr>
      <w:tabs>
        <w:tab w:val="left" w:pos="972"/>
        <w:tab w:val="left" w:pos="1701"/>
      </w:tabs>
      <w:contextualSpacing/>
      <w:jc w:val="both"/>
    </w:pPr>
    <w:rPr>
      <w:rFonts w:ascii="Arial" w:hAnsi="Arial"/>
      <w:sz w:val="22"/>
      <w:szCs w:val="22"/>
    </w:rPr>
  </w:style>
  <w:style w:type="paragraph" w:customStyle="1" w:styleId="Text1">
    <w:name w:val="Text 1"/>
    <w:link w:val="Text10"/>
    <w:qFormat/>
    <w:rsid w:val="00B376EE"/>
    <w:pPr>
      <w:spacing w:after="120"/>
      <w:jc w:val="both"/>
    </w:pPr>
    <w:rPr>
      <w:rFonts w:ascii="Arial" w:hAnsi="Arial" w:cs="Arial"/>
      <w:sz w:val="22"/>
      <w:szCs w:val="22"/>
    </w:rPr>
  </w:style>
  <w:style w:type="paragraph" w:customStyle="1" w:styleId="List2">
    <w:name w:val="List – 2"/>
    <w:basedOn w:val="List11"/>
    <w:rsid w:val="00B376EE"/>
    <w:pPr>
      <w:numPr>
        <w:numId w:val="31"/>
      </w:numPr>
      <w:tabs>
        <w:tab w:val="clear" w:pos="1701"/>
        <w:tab w:val="num" w:pos="360"/>
        <w:tab w:val="left" w:pos="2268"/>
      </w:tabs>
      <w:ind w:left="1494" w:hanging="360"/>
    </w:pPr>
    <w:rPr>
      <w:kern w:val="20"/>
    </w:rPr>
  </w:style>
  <w:style w:type="character" w:customStyle="1" w:styleId="shorttext">
    <w:name w:val="short_text"/>
    <w:uiPriority w:val="99"/>
    <w:rsid w:val="00B376EE"/>
  </w:style>
  <w:style w:type="paragraph" w:customStyle="1" w:styleId="Text2">
    <w:name w:val="Text 2"/>
    <w:rsid w:val="00B376EE"/>
    <w:pPr>
      <w:spacing w:before="120" w:after="120"/>
      <w:ind w:left="1134"/>
    </w:pPr>
    <w:rPr>
      <w:rFonts w:ascii="Arial" w:hAnsi="Arial"/>
    </w:rPr>
  </w:style>
  <w:style w:type="paragraph" w:customStyle="1" w:styleId="TableText">
    <w:name w:val="Table Text"/>
    <w:rsid w:val="00B376EE"/>
    <w:pPr>
      <w:spacing w:before="60" w:after="60"/>
    </w:pPr>
    <w:rPr>
      <w:rFonts w:ascii="Arial" w:hAnsi="Arial"/>
      <w:noProof/>
    </w:rPr>
  </w:style>
  <w:style w:type="table" w:customStyle="1" w:styleId="TableNormal1">
    <w:name w:val="Table Normal1"/>
    <w:uiPriority w:val="2"/>
    <w:semiHidden/>
    <w:unhideWhenUsed/>
    <w:qFormat/>
    <w:rsid w:val="00B376EE"/>
    <w:pPr>
      <w:widowControl w:val="0"/>
      <w:autoSpaceDE w:val="0"/>
      <w:autoSpaceDN w:val="0"/>
    </w:pPr>
    <w:rPr>
      <w:rFonts w:ascii="Calibri" w:eastAsia="Calibri" w:hAnsi="Calibr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rsid w:val="00B376EE"/>
    <w:pPr>
      <w:widowControl w:val="0"/>
      <w:autoSpaceDE w:val="0"/>
      <w:autoSpaceDN w:val="0"/>
      <w:spacing w:after="200" w:line="276" w:lineRule="auto"/>
    </w:pPr>
    <w:rPr>
      <w:rFonts w:eastAsia="Arial" w:cs="Arial"/>
      <w:sz w:val="22"/>
      <w:szCs w:val="22"/>
      <w:lang w:val="en-US" w:eastAsia="en-US"/>
    </w:rPr>
  </w:style>
  <w:style w:type="paragraph" w:customStyle="1" w:styleId="16">
    <w:name w:val="Стиль1"/>
    <w:basedOn w:val="Text1"/>
    <w:link w:val="17"/>
    <w:qFormat/>
    <w:rsid w:val="00B376EE"/>
  </w:style>
  <w:style w:type="paragraph" w:customStyle="1" w:styleId="1levellist">
    <w:name w:val="1 level list"/>
    <w:basedOn w:val="List20"/>
    <w:link w:val="1levellist0"/>
    <w:qFormat/>
    <w:rsid w:val="00B376EE"/>
  </w:style>
  <w:style w:type="character" w:customStyle="1" w:styleId="Text10">
    <w:name w:val="Text 1 Знак"/>
    <w:link w:val="Text1"/>
    <w:rsid w:val="00B376EE"/>
    <w:rPr>
      <w:rFonts w:ascii="Arial" w:hAnsi="Arial" w:cs="Arial"/>
      <w:sz w:val="22"/>
      <w:szCs w:val="22"/>
      <w:lang w:val="en-US" w:eastAsia="en-US"/>
    </w:rPr>
  </w:style>
  <w:style w:type="character" w:customStyle="1" w:styleId="17">
    <w:name w:val="Стиль1 Знак"/>
    <w:link w:val="16"/>
    <w:rsid w:val="00B376EE"/>
    <w:rPr>
      <w:rFonts w:ascii="Arial" w:hAnsi="Arial" w:cs="Arial"/>
      <w:sz w:val="22"/>
      <w:szCs w:val="22"/>
      <w:lang w:val="en-US" w:eastAsia="en-US"/>
    </w:rPr>
  </w:style>
  <w:style w:type="paragraph" w:customStyle="1" w:styleId="2levellist">
    <w:name w:val="2 level list"/>
    <w:basedOn w:val="List11"/>
    <w:link w:val="2levellist0"/>
    <w:qFormat/>
    <w:rsid w:val="00B376EE"/>
  </w:style>
  <w:style w:type="character" w:customStyle="1" w:styleId="List21">
    <w:name w:val="List * 2 Знак"/>
    <w:link w:val="List20"/>
    <w:rsid w:val="00B376EE"/>
    <w:rPr>
      <w:rFonts w:ascii="Arial" w:hAnsi="Arial"/>
      <w:sz w:val="22"/>
      <w:szCs w:val="22"/>
      <w:lang w:val="en-US" w:eastAsia="en-US"/>
    </w:rPr>
  </w:style>
  <w:style w:type="character" w:customStyle="1" w:styleId="1levellist0">
    <w:name w:val="1 level list Знак"/>
    <w:link w:val="1levellist"/>
    <w:rsid w:val="00B376EE"/>
    <w:rPr>
      <w:rFonts w:ascii="Arial" w:hAnsi="Arial"/>
      <w:sz w:val="22"/>
      <w:szCs w:val="22"/>
      <w:lang w:val="en-US" w:eastAsia="en-US"/>
    </w:rPr>
  </w:style>
  <w:style w:type="character" w:customStyle="1" w:styleId="List12">
    <w:name w:val="List – 1 Знак"/>
    <w:link w:val="List11"/>
    <w:rsid w:val="00B376EE"/>
    <w:rPr>
      <w:rFonts w:ascii="Arial" w:hAnsi="Arial"/>
      <w:kern w:val="1"/>
      <w:sz w:val="22"/>
      <w:szCs w:val="22"/>
      <w:lang w:val="en-US" w:eastAsia="en-US"/>
    </w:rPr>
  </w:style>
  <w:style w:type="character" w:customStyle="1" w:styleId="2levellist0">
    <w:name w:val="2 level list Знак"/>
    <w:link w:val="2levellist"/>
    <w:rsid w:val="00B376EE"/>
    <w:rPr>
      <w:rFonts w:ascii="Arial" w:hAnsi="Arial"/>
      <w:kern w:val="1"/>
      <w:sz w:val="22"/>
      <w:szCs w:val="22"/>
      <w:lang w:val="en-US" w:eastAsia="en-US"/>
    </w:rPr>
  </w:style>
  <w:style w:type="paragraph" w:customStyle="1" w:styleId="List10">
    <w:name w:val="List1"/>
    <w:link w:val="List13"/>
    <w:autoRedefine/>
    <w:qFormat/>
    <w:rsid w:val="00B376EE"/>
    <w:pPr>
      <w:numPr>
        <w:numId w:val="48"/>
      </w:numPr>
      <w:tabs>
        <w:tab w:val="left" w:pos="972"/>
        <w:tab w:val="left" w:pos="1701"/>
      </w:tabs>
      <w:spacing w:before="60" w:after="60"/>
      <w:jc w:val="both"/>
    </w:pPr>
    <w:rPr>
      <w:rFonts w:ascii="Arial" w:hAnsi="Arial"/>
      <w:sz w:val="22"/>
      <w:szCs w:val="22"/>
    </w:rPr>
  </w:style>
  <w:style w:type="character" w:customStyle="1" w:styleId="List13">
    <w:name w:val="List1 Знак"/>
    <w:link w:val="List10"/>
    <w:rsid w:val="00B376EE"/>
    <w:rPr>
      <w:rFonts w:ascii="Arial" w:hAnsi="Arial"/>
      <w:sz w:val="22"/>
      <w:szCs w:val="22"/>
      <w:lang w:val="en-US" w:eastAsia="en-US"/>
    </w:rPr>
  </w:style>
  <w:style w:type="character" w:customStyle="1" w:styleId="aff0">
    <w:name w:val="Другое_"/>
    <w:link w:val="aff1"/>
    <w:rsid w:val="00B376EE"/>
    <w:rPr>
      <w:rFonts w:ascii="Arial" w:eastAsia="Arial" w:hAnsi="Arial" w:cs="Arial"/>
      <w:sz w:val="22"/>
      <w:szCs w:val="22"/>
    </w:rPr>
  </w:style>
  <w:style w:type="paragraph" w:customStyle="1" w:styleId="aff1">
    <w:name w:val="Другое"/>
    <w:basedOn w:val="a1"/>
    <w:link w:val="aff0"/>
    <w:rsid w:val="00B376EE"/>
    <w:pPr>
      <w:widowControl w:val="0"/>
      <w:spacing w:after="60"/>
      <w:ind w:firstLine="380"/>
    </w:pPr>
    <w:rPr>
      <w:rFonts w:eastAsia="Arial" w:cs="Arial"/>
      <w:sz w:val="22"/>
      <w:szCs w:val="22"/>
    </w:rPr>
  </w:style>
  <w:style w:type="character" w:customStyle="1" w:styleId="afa">
    <w:name w:val="Абзац списка Знак"/>
    <w:link w:val="af9"/>
    <w:uiPriority w:val="34"/>
    <w:locked/>
    <w:rsid w:val="00B376EE"/>
    <w:rPr>
      <w:rFonts w:ascii="Calibri" w:eastAsia="Calibri" w:hAnsi="Calibri"/>
      <w:sz w:val="22"/>
      <w:szCs w:val="22"/>
      <w:lang w:eastAsia="en-US"/>
    </w:rPr>
  </w:style>
  <w:style w:type="character" w:customStyle="1" w:styleId="tlid-translation">
    <w:name w:val="tlid-translation"/>
    <w:rsid w:val="00B376EE"/>
  </w:style>
  <w:style w:type="paragraph" w:customStyle="1" w:styleId="aff2">
    <w:name w:val="текст таблицы"/>
    <w:basedOn w:val="a1"/>
    <w:uiPriority w:val="99"/>
    <w:rsid w:val="00B376EE"/>
    <w:pPr>
      <w:jc w:val="both"/>
    </w:pPr>
    <w:rPr>
      <w:rFonts w:ascii="Times New Roman" w:hAnsi="Times New Roman"/>
      <w:szCs w:val="24"/>
    </w:rPr>
  </w:style>
  <w:style w:type="character" w:styleId="aff3">
    <w:name w:val="footnote reference"/>
    <w:rsid w:val="00B376EE"/>
    <w:rPr>
      <w:rFonts w:cs="Times New Roman"/>
      <w:vertAlign w:val="superscript"/>
    </w:rPr>
  </w:style>
  <w:style w:type="paragraph" w:styleId="aff4">
    <w:name w:val="footnote text"/>
    <w:basedOn w:val="a1"/>
    <w:link w:val="aff5"/>
    <w:rsid w:val="00B376EE"/>
    <w:pPr>
      <w:jc w:val="both"/>
    </w:pPr>
    <w:rPr>
      <w:rFonts w:ascii="Calibri" w:eastAsia="Calibri" w:hAnsi="Calibri"/>
      <w:sz w:val="20"/>
      <w:lang w:eastAsia="en-US"/>
    </w:rPr>
  </w:style>
  <w:style w:type="character" w:customStyle="1" w:styleId="aff5">
    <w:name w:val="Текст сноски Знак"/>
    <w:link w:val="aff4"/>
    <w:rsid w:val="00B376EE"/>
    <w:rPr>
      <w:rFonts w:ascii="Calibri" w:eastAsia="Calibri" w:hAnsi="Calibri"/>
      <w:lang w:eastAsia="en-US"/>
    </w:rPr>
  </w:style>
  <w:style w:type="paragraph" w:styleId="aff6">
    <w:name w:val="Normal Indent"/>
    <w:basedOn w:val="a1"/>
    <w:uiPriority w:val="99"/>
    <w:rsid w:val="00B376EE"/>
    <w:pPr>
      <w:ind w:left="708"/>
      <w:jc w:val="both"/>
    </w:pPr>
    <w:rPr>
      <w:rFonts w:ascii="Times New Roman" w:hAnsi="Times New Roman"/>
      <w:szCs w:val="24"/>
    </w:rPr>
  </w:style>
  <w:style w:type="paragraph" w:styleId="aff7">
    <w:name w:val="Body Text"/>
    <w:basedOn w:val="a1"/>
    <w:link w:val="aff8"/>
    <w:rsid w:val="00B376EE"/>
    <w:pPr>
      <w:spacing w:after="120"/>
      <w:ind w:firstLine="709"/>
      <w:jc w:val="both"/>
    </w:pPr>
    <w:rPr>
      <w:rFonts w:ascii="Calibri" w:eastAsia="Calibri" w:hAnsi="Calibri"/>
      <w:sz w:val="20"/>
      <w:lang w:eastAsia="en-US"/>
    </w:rPr>
  </w:style>
  <w:style w:type="character" w:customStyle="1" w:styleId="aff8">
    <w:name w:val="Основной текст Знак"/>
    <w:link w:val="aff7"/>
    <w:rsid w:val="00B376EE"/>
    <w:rPr>
      <w:rFonts w:ascii="Calibri" w:eastAsia="Calibri" w:hAnsi="Calibri"/>
      <w:lang w:eastAsia="en-US"/>
    </w:rPr>
  </w:style>
  <w:style w:type="paragraph" w:customStyle="1" w:styleId="aff9">
    <w:name w:val="Стиль Основной текст + полужирный Синий"/>
    <w:basedOn w:val="aff7"/>
    <w:uiPriority w:val="99"/>
    <w:rsid w:val="00B376EE"/>
    <w:rPr>
      <w:b/>
      <w:bCs/>
    </w:rPr>
  </w:style>
  <w:style w:type="paragraph" w:customStyle="1" w:styleId="18">
    <w:name w:val="Заголовок 1Б"/>
    <w:basedOn w:val="12"/>
    <w:uiPriority w:val="99"/>
    <w:rsid w:val="00B376EE"/>
    <w:pPr>
      <w:pageBreakBefore/>
      <w:widowControl w:val="0"/>
      <w:suppressAutoHyphens/>
      <w:spacing w:before="360" w:after="120"/>
      <w:ind w:left="709"/>
    </w:pPr>
    <w:rPr>
      <w:rFonts w:ascii="Times New Roman" w:hAnsi="Times New Roman"/>
      <w:b/>
      <w:bCs/>
      <w:caps/>
      <w:sz w:val="32"/>
      <w:szCs w:val="32"/>
    </w:rPr>
  </w:style>
  <w:style w:type="paragraph" w:customStyle="1" w:styleId="26">
    <w:name w:val="Заголовок 2Б"/>
    <w:basedOn w:val="21"/>
    <w:uiPriority w:val="99"/>
    <w:rsid w:val="00B376EE"/>
    <w:pPr>
      <w:spacing w:before="120" w:after="120"/>
      <w:ind w:left="709"/>
    </w:pPr>
    <w:rPr>
      <w:rFonts w:ascii="Times New Roman" w:hAnsi="Times New Roman"/>
      <w:b/>
      <w:bCs/>
      <w:sz w:val="28"/>
      <w:szCs w:val="28"/>
    </w:rPr>
  </w:style>
  <w:style w:type="paragraph" w:customStyle="1" w:styleId="affa">
    <w:name w:val="ФИО"/>
    <w:basedOn w:val="a1"/>
    <w:uiPriority w:val="99"/>
    <w:rsid w:val="00B376EE"/>
    <w:pPr>
      <w:spacing w:after="180"/>
      <w:ind w:left="5670"/>
      <w:jc w:val="both"/>
    </w:pPr>
    <w:rPr>
      <w:rFonts w:ascii="Times New Roman" w:hAnsi="Times New Roman"/>
      <w:szCs w:val="24"/>
    </w:rPr>
  </w:style>
  <w:style w:type="character" w:customStyle="1" w:styleId="StyleVerdana12ptBold">
    <w:name w:val="Style Verdana 12 pt Bold"/>
    <w:uiPriority w:val="99"/>
    <w:rsid w:val="00B376EE"/>
    <w:rPr>
      <w:rFonts w:ascii="Verdana" w:hAnsi="Verdana"/>
      <w:b/>
      <w:sz w:val="24"/>
    </w:rPr>
  </w:style>
  <w:style w:type="paragraph" w:styleId="42">
    <w:name w:val="toc 4"/>
    <w:basedOn w:val="a1"/>
    <w:next w:val="a1"/>
    <w:autoRedefine/>
    <w:uiPriority w:val="39"/>
    <w:rsid w:val="00B376EE"/>
    <w:pPr>
      <w:ind w:left="720"/>
    </w:pPr>
    <w:rPr>
      <w:rFonts w:ascii="Times New Roman" w:hAnsi="Times New Roman"/>
      <w:szCs w:val="24"/>
    </w:rPr>
  </w:style>
  <w:style w:type="paragraph" w:styleId="51">
    <w:name w:val="toc 5"/>
    <w:basedOn w:val="a1"/>
    <w:next w:val="a1"/>
    <w:autoRedefine/>
    <w:uiPriority w:val="39"/>
    <w:rsid w:val="00B376EE"/>
    <w:pPr>
      <w:ind w:left="960"/>
    </w:pPr>
    <w:rPr>
      <w:rFonts w:ascii="Times New Roman" w:hAnsi="Times New Roman"/>
      <w:szCs w:val="24"/>
    </w:rPr>
  </w:style>
  <w:style w:type="paragraph" w:styleId="61">
    <w:name w:val="toc 6"/>
    <w:basedOn w:val="a1"/>
    <w:next w:val="a1"/>
    <w:autoRedefine/>
    <w:uiPriority w:val="39"/>
    <w:rsid w:val="00B376EE"/>
    <w:pPr>
      <w:ind w:left="1200"/>
    </w:pPr>
    <w:rPr>
      <w:rFonts w:ascii="Times New Roman" w:hAnsi="Times New Roman"/>
      <w:szCs w:val="24"/>
    </w:rPr>
  </w:style>
  <w:style w:type="paragraph" w:styleId="71">
    <w:name w:val="toc 7"/>
    <w:basedOn w:val="a1"/>
    <w:next w:val="a1"/>
    <w:autoRedefine/>
    <w:uiPriority w:val="39"/>
    <w:rsid w:val="00B376EE"/>
    <w:pPr>
      <w:ind w:left="1440"/>
    </w:pPr>
    <w:rPr>
      <w:rFonts w:ascii="Times New Roman" w:hAnsi="Times New Roman"/>
      <w:szCs w:val="24"/>
    </w:rPr>
  </w:style>
  <w:style w:type="paragraph" w:styleId="81">
    <w:name w:val="toc 8"/>
    <w:basedOn w:val="a1"/>
    <w:next w:val="a1"/>
    <w:autoRedefine/>
    <w:uiPriority w:val="39"/>
    <w:rsid w:val="00B376EE"/>
    <w:pPr>
      <w:ind w:left="1680"/>
    </w:pPr>
    <w:rPr>
      <w:rFonts w:ascii="Times New Roman" w:hAnsi="Times New Roman"/>
      <w:szCs w:val="24"/>
    </w:rPr>
  </w:style>
  <w:style w:type="paragraph" w:styleId="91">
    <w:name w:val="toc 9"/>
    <w:basedOn w:val="a1"/>
    <w:next w:val="a1"/>
    <w:autoRedefine/>
    <w:uiPriority w:val="39"/>
    <w:rsid w:val="00B376EE"/>
    <w:pPr>
      <w:ind w:left="1920"/>
    </w:pPr>
    <w:rPr>
      <w:rFonts w:ascii="Times New Roman" w:hAnsi="Times New Roman"/>
      <w:szCs w:val="24"/>
    </w:rPr>
  </w:style>
  <w:style w:type="paragraph" w:customStyle="1" w:styleId="affb">
    <w:name w:val="СХЕМА"/>
    <w:basedOn w:val="aff7"/>
    <w:rsid w:val="00B376EE"/>
    <w:pPr>
      <w:spacing w:after="0"/>
      <w:ind w:firstLine="0"/>
    </w:pPr>
    <w:rPr>
      <w:rFonts w:ascii="Courier New" w:hAnsi="Courier New" w:cs="Courier New"/>
      <w:lang w:val="en-US"/>
    </w:rPr>
  </w:style>
  <w:style w:type="paragraph" w:styleId="35">
    <w:name w:val="Body Text 3"/>
    <w:basedOn w:val="a1"/>
    <w:link w:val="36"/>
    <w:rsid w:val="00B376EE"/>
    <w:pPr>
      <w:spacing w:after="120"/>
      <w:jc w:val="both"/>
    </w:pPr>
    <w:rPr>
      <w:rFonts w:ascii="Calibri" w:eastAsia="Calibri" w:hAnsi="Calibri"/>
      <w:sz w:val="16"/>
      <w:szCs w:val="16"/>
      <w:lang w:eastAsia="en-US"/>
    </w:rPr>
  </w:style>
  <w:style w:type="character" w:customStyle="1" w:styleId="36">
    <w:name w:val="Основной текст 3 Знак"/>
    <w:link w:val="35"/>
    <w:rsid w:val="00B376EE"/>
    <w:rPr>
      <w:rFonts w:ascii="Calibri" w:eastAsia="Calibri" w:hAnsi="Calibri"/>
      <w:sz w:val="16"/>
      <w:szCs w:val="16"/>
      <w:lang w:eastAsia="en-US"/>
    </w:rPr>
  </w:style>
  <w:style w:type="paragraph" w:styleId="affc">
    <w:name w:val="endnote text"/>
    <w:basedOn w:val="a1"/>
    <w:link w:val="affd"/>
    <w:uiPriority w:val="99"/>
    <w:rsid w:val="00B376EE"/>
    <w:pPr>
      <w:jc w:val="both"/>
    </w:pPr>
    <w:rPr>
      <w:rFonts w:ascii="Calibri" w:eastAsia="Calibri" w:hAnsi="Calibri"/>
      <w:sz w:val="20"/>
      <w:lang w:eastAsia="en-US"/>
    </w:rPr>
  </w:style>
  <w:style w:type="character" w:customStyle="1" w:styleId="affd">
    <w:name w:val="Текст концевой сноски Знак"/>
    <w:link w:val="affc"/>
    <w:uiPriority w:val="99"/>
    <w:rsid w:val="00B376EE"/>
    <w:rPr>
      <w:rFonts w:ascii="Calibri" w:eastAsia="Calibri" w:hAnsi="Calibri"/>
      <w:lang w:eastAsia="en-US"/>
    </w:rPr>
  </w:style>
  <w:style w:type="character" w:styleId="affe">
    <w:name w:val="endnote reference"/>
    <w:uiPriority w:val="99"/>
    <w:rsid w:val="00B376EE"/>
    <w:rPr>
      <w:rFonts w:cs="Times New Roman"/>
      <w:vertAlign w:val="superscript"/>
    </w:rPr>
  </w:style>
  <w:style w:type="paragraph" w:customStyle="1" w:styleId="212">
    <w:name w:val="Заголовок 2 + 12 пт"/>
    <w:basedOn w:val="21"/>
    <w:uiPriority w:val="99"/>
    <w:rsid w:val="00B376EE"/>
    <w:pPr>
      <w:tabs>
        <w:tab w:val="left" w:pos="1260"/>
        <w:tab w:val="num" w:pos="1476"/>
      </w:tabs>
      <w:spacing w:before="120" w:after="120"/>
      <w:ind w:left="720"/>
    </w:pPr>
    <w:rPr>
      <w:rFonts w:ascii="Times New Roman" w:hAnsi="Times New Roman"/>
      <w:b/>
      <w:bCs/>
      <w:szCs w:val="24"/>
    </w:rPr>
  </w:style>
  <w:style w:type="paragraph" w:customStyle="1" w:styleId="afff">
    <w:name w:val="ЛГНХ"/>
    <w:rsid w:val="00B376EE"/>
    <w:rPr>
      <w:rFonts w:ascii="Calibri" w:eastAsia="Calibri" w:hAnsi="Calibri"/>
      <w:sz w:val="24"/>
      <w:szCs w:val="24"/>
      <w:lang w:eastAsia="ru-RU"/>
    </w:rPr>
  </w:style>
  <w:style w:type="paragraph" w:customStyle="1" w:styleId="19">
    <w:name w:val="Мой Заголовок 1"/>
    <w:basedOn w:val="a1"/>
    <w:link w:val="1a"/>
    <w:qFormat/>
    <w:rsid w:val="00B376EE"/>
    <w:pPr>
      <w:tabs>
        <w:tab w:val="left" w:pos="1134"/>
      </w:tabs>
      <w:jc w:val="both"/>
    </w:pPr>
    <w:rPr>
      <w:rFonts w:ascii="Times New Roman" w:eastAsia="Calibri" w:hAnsi="Times New Roman"/>
      <w:b/>
      <w:bCs/>
      <w:sz w:val="28"/>
      <w:szCs w:val="24"/>
    </w:rPr>
  </w:style>
  <w:style w:type="paragraph" w:customStyle="1" w:styleId="2">
    <w:name w:val="Мой Заголовок 2"/>
    <w:basedOn w:val="af9"/>
    <w:link w:val="27"/>
    <w:qFormat/>
    <w:rsid w:val="00B376EE"/>
    <w:pPr>
      <w:numPr>
        <w:ilvl w:val="1"/>
        <w:numId w:val="24"/>
      </w:numPr>
      <w:spacing w:after="0" w:line="240" w:lineRule="auto"/>
      <w:contextualSpacing w:val="0"/>
      <w:jc w:val="both"/>
    </w:pPr>
    <w:rPr>
      <w:rFonts w:ascii="Times New Roman" w:eastAsia="Times New Roman" w:hAnsi="Times New Roman"/>
      <w:b/>
      <w:sz w:val="24"/>
      <w:szCs w:val="24"/>
    </w:rPr>
  </w:style>
  <w:style w:type="character" w:customStyle="1" w:styleId="1a">
    <w:name w:val="Мой Заголовок 1 Знак"/>
    <w:link w:val="19"/>
    <w:locked/>
    <w:rsid w:val="00B376EE"/>
    <w:rPr>
      <w:rFonts w:eastAsia="Calibri"/>
      <w:b/>
      <w:bCs/>
      <w:sz w:val="28"/>
      <w:szCs w:val="24"/>
    </w:rPr>
  </w:style>
  <w:style w:type="paragraph" w:customStyle="1" w:styleId="afff0">
    <w:name w:val="Мое Приложение"/>
    <w:basedOn w:val="a1"/>
    <w:link w:val="afff1"/>
    <w:autoRedefine/>
    <w:qFormat/>
    <w:rsid w:val="00B376EE"/>
    <w:pPr>
      <w:tabs>
        <w:tab w:val="left" w:pos="2268"/>
      </w:tabs>
      <w:spacing w:after="100" w:afterAutospacing="1"/>
    </w:pPr>
    <w:rPr>
      <w:rFonts w:ascii="Times New Roman" w:eastAsia="Calibri" w:hAnsi="Times New Roman"/>
      <w:b/>
      <w:i/>
      <w:szCs w:val="24"/>
    </w:rPr>
  </w:style>
  <w:style w:type="character" w:customStyle="1" w:styleId="27">
    <w:name w:val="Мой Заголовок 2 Знак"/>
    <w:link w:val="2"/>
    <w:locked/>
    <w:rsid w:val="00B376EE"/>
    <w:rPr>
      <w:b/>
      <w:sz w:val="24"/>
      <w:szCs w:val="24"/>
      <w:lang w:eastAsia="en-US"/>
    </w:rPr>
  </w:style>
  <w:style w:type="paragraph" w:customStyle="1" w:styleId="37">
    <w:name w:val="Мой Заголовок 3"/>
    <w:basedOn w:val="a1"/>
    <w:link w:val="38"/>
    <w:qFormat/>
    <w:rsid w:val="00B376EE"/>
    <w:pPr>
      <w:ind w:firstLine="709"/>
      <w:jc w:val="both"/>
    </w:pPr>
    <w:rPr>
      <w:rFonts w:ascii="Calibri" w:eastAsia="Calibri" w:hAnsi="Calibri"/>
      <w:b/>
      <w:bCs/>
      <w:szCs w:val="24"/>
      <w:lang w:eastAsia="en-US"/>
    </w:rPr>
  </w:style>
  <w:style w:type="character" w:customStyle="1" w:styleId="afff1">
    <w:name w:val="Мое Приложение Знак"/>
    <w:link w:val="afff0"/>
    <w:locked/>
    <w:rsid w:val="00B376EE"/>
    <w:rPr>
      <w:rFonts w:eastAsia="Calibri"/>
      <w:b/>
      <w:i/>
      <w:sz w:val="24"/>
      <w:szCs w:val="24"/>
    </w:rPr>
  </w:style>
  <w:style w:type="paragraph" w:styleId="afff2">
    <w:name w:val="TOC Heading"/>
    <w:basedOn w:val="12"/>
    <w:next w:val="a1"/>
    <w:uiPriority w:val="39"/>
    <w:qFormat/>
    <w:rsid w:val="00B376EE"/>
    <w:pPr>
      <w:keepLines/>
      <w:spacing w:before="480" w:line="276" w:lineRule="auto"/>
      <w:outlineLvl w:val="9"/>
    </w:pPr>
    <w:rPr>
      <w:rFonts w:ascii="Cambria" w:hAnsi="Cambria"/>
      <w:b/>
      <w:bCs/>
      <w:color w:val="365F91"/>
      <w:sz w:val="28"/>
      <w:szCs w:val="28"/>
      <w:lang w:eastAsia="en-US"/>
    </w:rPr>
  </w:style>
  <w:style w:type="character" w:customStyle="1" w:styleId="38">
    <w:name w:val="Мой Заголовок 3 Знак"/>
    <w:link w:val="37"/>
    <w:locked/>
    <w:rsid w:val="00B376EE"/>
    <w:rPr>
      <w:rFonts w:ascii="Calibri" w:eastAsia="Calibri" w:hAnsi="Calibri"/>
      <w:b/>
      <w:bCs/>
      <w:sz w:val="24"/>
      <w:szCs w:val="24"/>
      <w:lang w:eastAsia="en-US"/>
    </w:rPr>
  </w:style>
  <w:style w:type="paragraph" w:styleId="afff3">
    <w:name w:val="No Spacing"/>
    <w:link w:val="1b"/>
    <w:uiPriority w:val="1"/>
    <w:qFormat/>
    <w:rsid w:val="00B376EE"/>
    <w:pPr>
      <w:jc w:val="both"/>
    </w:pPr>
    <w:rPr>
      <w:sz w:val="24"/>
      <w:szCs w:val="24"/>
      <w:lang w:val="ru-RU" w:eastAsia="ru-RU"/>
    </w:rPr>
  </w:style>
  <w:style w:type="paragraph" w:styleId="28">
    <w:name w:val="envelope return"/>
    <w:basedOn w:val="a1"/>
    <w:rsid w:val="00B376EE"/>
    <w:rPr>
      <w:rFonts w:ascii="Times New Roman" w:hAnsi="Times New Roman"/>
    </w:rPr>
  </w:style>
  <w:style w:type="paragraph" w:customStyle="1" w:styleId="Textecourant">
    <w:name w:val="!Texte courant"/>
    <w:link w:val="TextecourantCar"/>
    <w:uiPriority w:val="99"/>
    <w:rsid w:val="00B376EE"/>
    <w:pPr>
      <w:widowControl w:val="0"/>
      <w:adjustRightInd w:val="0"/>
      <w:spacing w:before="120" w:line="280" w:lineRule="atLeast"/>
      <w:jc w:val="both"/>
      <w:textAlignment w:val="baseline"/>
    </w:pPr>
    <w:rPr>
      <w:sz w:val="24"/>
      <w:lang w:val="fr-FR" w:eastAsia="fr-FR"/>
    </w:rPr>
  </w:style>
  <w:style w:type="character" w:customStyle="1" w:styleId="TextecourantCar">
    <w:name w:val="!Texte courant Car"/>
    <w:link w:val="Textecourant"/>
    <w:uiPriority w:val="99"/>
    <w:locked/>
    <w:rsid w:val="00B376EE"/>
    <w:rPr>
      <w:sz w:val="24"/>
      <w:lang w:val="fr-FR" w:eastAsia="fr-FR"/>
    </w:rPr>
  </w:style>
  <w:style w:type="paragraph" w:styleId="afff4">
    <w:name w:val="Document Map"/>
    <w:basedOn w:val="a1"/>
    <w:link w:val="afff5"/>
    <w:uiPriority w:val="99"/>
    <w:rsid w:val="00B376EE"/>
    <w:pPr>
      <w:shd w:val="clear" w:color="auto" w:fill="000080"/>
    </w:pPr>
    <w:rPr>
      <w:rFonts w:ascii="Tahoma" w:hAnsi="Tahoma" w:cs="Tahoma"/>
      <w:sz w:val="20"/>
    </w:rPr>
  </w:style>
  <w:style w:type="character" w:customStyle="1" w:styleId="afff5">
    <w:name w:val="Схема документа Знак"/>
    <w:link w:val="afff4"/>
    <w:uiPriority w:val="99"/>
    <w:rsid w:val="00B376EE"/>
    <w:rPr>
      <w:rFonts w:ascii="Tahoma" w:hAnsi="Tahoma" w:cs="Tahoma"/>
      <w:shd w:val="clear" w:color="auto" w:fill="000080"/>
    </w:rPr>
  </w:style>
  <w:style w:type="character" w:customStyle="1" w:styleId="52">
    <w:name w:val="Знак Знак5"/>
    <w:uiPriority w:val="99"/>
    <w:semiHidden/>
    <w:locked/>
    <w:rsid w:val="00B376EE"/>
    <w:rPr>
      <w:lang w:val="ru-RU" w:eastAsia="ru-RU"/>
    </w:rPr>
  </w:style>
  <w:style w:type="character" w:customStyle="1" w:styleId="39">
    <w:name w:val="Знак Знак3"/>
    <w:uiPriority w:val="99"/>
    <w:locked/>
    <w:rsid w:val="00B376EE"/>
    <w:rPr>
      <w:color w:val="0000FF"/>
      <w:sz w:val="24"/>
      <w:lang w:val="ru-RU" w:eastAsia="ru-RU"/>
    </w:rPr>
  </w:style>
  <w:style w:type="paragraph" w:customStyle="1" w:styleId="Default">
    <w:name w:val="Default"/>
    <w:rsid w:val="00B376EE"/>
    <w:pPr>
      <w:autoSpaceDE w:val="0"/>
      <w:autoSpaceDN w:val="0"/>
      <w:adjustRightInd w:val="0"/>
    </w:pPr>
    <w:rPr>
      <w:color w:val="000000"/>
      <w:sz w:val="24"/>
      <w:szCs w:val="24"/>
      <w:lang w:val="ru-RU" w:eastAsia="ru-RU"/>
    </w:rPr>
  </w:style>
  <w:style w:type="character" w:customStyle="1" w:styleId="hpsatn">
    <w:name w:val="hps atn"/>
    <w:uiPriority w:val="99"/>
    <w:rsid w:val="00B376EE"/>
    <w:rPr>
      <w:rFonts w:cs="Times New Roman"/>
    </w:rPr>
  </w:style>
  <w:style w:type="character" w:customStyle="1" w:styleId="510">
    <w:name w:val="Знак Знак51"/>
    <w:uiPriority w:val="99"/>
    <w:semiHidden/>
    <w:locked/>
    <w:rsid w:val="00B376EE"/>
    <w:rPr>
      <w:sz w:val="20"/>
      <w:lang w:eastAsia="en-US"/>
    </w:rPr>
  </w:style>
  <w:style w:type="numbering" w:customStyle="1" w:styleId="afff6">
    <w:name w:val="Стиль маркированный Синий"/>
    <w:rsid w:val="00B376EE"/>
  </w:style>
  <w:style w:type="paragraph" w:styleId="afff7">
    <w:name w:val="Revision"/>
    <w:hidden/>
    <w:uiPriority w:val="99"/>
    <w:semiHidden/>
    <w:rsid w:val="00B376EE"/>
    <w:rPr>
      <w:sz w:val="24"/>
      <w:szCs w:val="24"/>
      <w:lang w:val="ru-RU" w:eastAsia="ru-RU"/>
    </w:rPr>
  </w:style>
  <w:style w:type="paragraph" w:customStyle="1" w:styleId="afff8">
    <w:name w:val="Нумерованный_обычный"/>
    <w:basedOn w:val="21"/>
    <w:link w:val="afff9"/>
    <w:rsid w:val="00B376EE"/>
    <w:pPr>
      <w:suppressAutoHyphens/>
      <w:spacing w:line="360" w:lineRule="auto"/>
      <w:ind w:right="624"/>
    </w:pPr>
    <w:rPr>
      <w:rFonts w:ascii="Courier New" w:hAnsi="Courier New" w:cs="Courier New"/>
      <w:sz w:val="28"/>
      <w:szCs w:val="28"/>
    </w:rPr>
  </w:style>
  <w:style w:type="character" w:customStyle="1" w:styleId="afff9">
    <w:name w:val="Нумерованный_обычный Знак"/>
    <w:link w:val="afff8"/>
    <w:rsid w:val="00B376EE"/>
    <w:rPr>
      <w:rFonts w:ascii="Courier New" w:hAnsi="Courier New" w:cs="Courier New"/>
      <w:sz w:val="28"/>
      <w:szCs w:val="28"/>
    </w:rPr>
  </w:style>
  <w:style w:type="paragraph" w:styleId="29">
    <w:name w:val="Body Text 2"/>
    <w:basedOn w:val="a1"/>
    <w:link w:val="2a"/>
    <w:rsid w:val="00B376EE"/>
    <w:pPr>
      <w:jc w:val="center"/>
    </w:pPr>
    <w:rPr>
      <w:rFonts w:ascii="Times New Roman" w:hAnsi="Times New Roman"/>
      <w:b/>
      <w:sz w:val="28"/>
      <w:lang w:val="en-US"/>
    </w:rPr>
  </w:style>
  <w:style w:type="character" w:customStyle="1" w:styleId="2a">
    <w:name w:val="Основной текст 2 Знак"/>
    <w:link w:val="29"/>
    <w:rsid w:val="00B376EE"/>
    <w:rPr>
      <w:b/>
      <w:sz w:val="28"/>
      <w:lang w:val="en-US"/>
    </w:rPr>
  </w:style>
  <w:style w:type="table" w:customStyle="1" w:styleId="1c">
    <w:name w:val="Сетка таблицы1"/>
    <w:basedOn w:val="a3"/>
    <w:next w:val="aa"/>
    <w:rsid w:val="00B376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a">
    <w:name w:val="Body Text Indent 3"/>
    <w:basedOn w:val="a1"/>
    <w:link w:val="3b"/>
    <w:rsid w:val="00B376EE"/>
    <w:pPr>
      <w:spacing w:after="120"/>
      <w:ind w:left="283"/>
    </w:pPr>
    <w:rPr>
      <w:rFonts w:ascii="Times New Roman" w:hAnsi="Times New Roman"/>
      <w:sz w:val="16"/>
      <w:szCs w:val="16"/>
    </w:rPr>
  </w:style>
  <w:style w:type="character" w:customStyle="1" w:styleId="3b">
    <w:name w:val="Основной текст с отступом 3 Знак"/>
    <w:link w:val="3a"/>
    <w:rsid w:val="00B376EE"/>
    <w:rPr>
      <w:sz w:val="16"/>
      <w:szCs w:val="16"/>
    </w:rPr>
  </w:style>
  <w:style w:type="character" w:customStyle="1" w:styleId="140">
    <w:name w:val="Стиль 14 пт полужирный"/>
    <w:rsid w:val="00B376EE"/>
    <w:rPr>
      <w:b/>
      <w:bCs/>
      <w:sz w:val="28"/>
      <w:effect w:val="none"/>
    </w:rPr>
  </w:style>
  <w:style w:type="paragraph" w:customStyle="1" w:styleId="afffa">
    <w:name w:val="Стиль По центру"/>
    <w:basedOn w:val="a1"/>
    <w:rsid w:val="00B376EE"/>
    <w:pPr>
      <w:jc w:val="center"/>
    </w:pPr>
    <w:rPr>
      <w:rFonts w:ascii="Times New Roman" w:hAnsi="Times New Roman"/>
    </w:rPr>
  </w:style>
  <w:style w:type="paragraph" w:customStyle="1" w:styleId="afffb">
    <w:name w:val="Стиль По ширине"/>
    <w:basedOn w:val="a1"/>
    <w:rsid w:val="00B376EE"/>
    <w:pPr>
      <w:jc w:val="both"/>
    </w:pPr>
    <w:rPr>
      <w:rFonts w:ascii="Times New Roman" w:hAnsi="Times New Roman"/>
    </w:rPr>
  </w:style>
  <w:style w:type="character" w:customStyle="1" w:styleId="afffc">
    <w:name w:val="Основной текст_"/>
    <w:link w:val="260"/>
    <w:locked/>
    <w:rsid w:val="00B376EE"/>
    <w:rPr>
      <w:rFonts w:ascii="Arial" w:eastAsia="Arial" w:hAnsi="Arial" w:cs="Arial"/>
      <w:spacing w:val="4"/>
      <w:sz w:val="18"/>
      <w:szCs w:val="18"/>
      <w:shd w:val="clear" w:color="auto" w:fill="FFFFFF"/>
    </w:rPr>
  </w:style>
  <w:style w:type="paragraph" w:customStyle="1" w:styleId="260">
    <w:name w:val="Основной текст26"/>
    <w:basedOn w:val="a1"/>
    <w:link w:val="afffc"/>
    <w:rsid w:val="00B376EE"/>
    <w:pPr>
      <w:shd w:val="clear" w:color="auto" w:fill="FFFFFF"/>
      <w:spacing w:before="60" w:line="0" w:lineRule="atLeast"/>
      <w:ind w:hanging="360"/>
    </w:pPr>
    <w:rPr>
      <w:rFonts w:eastAsia="Arial" w:cs="Arial"/>
      <w:spacing w:val="4"/>
      <w:sz w:val="18"/>
      <w:szCs w:val="18"/>
    </w:rPr>
  </w:style>
  <w:style w:type="character" w:customStyle="1" w:styleId="1d">
    <w:name w:val="Заголовок №1"/>
    <w:rsid w:val="00B376EE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spacing w:val="3"/>
      <w:sz w:val="27"/>
      <w:szCs w:val="27"/>
      <w:u w:val="none"/>
      <w:effect w:val="none"/>
      <w:lang w:val="en-US"/>
    </w:rPr>
  </w:style>
  <w:style w:type="character" w:customStyle="1" w:styleId="2b">
    <w:name w:val="Заголовок №2"/>
    <w:rsid w:val="00B376EE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spacing w:val="1"/>
      <w:sz w:val="24"/>
      <w:szCs w:val="24"/>
      <w:u w:val="none"/>
      <w:effect w:val="none"/>
    </w:rPr>
  </w:style>
  <w:style w:type="character" w:customStyle="1" w:styleId="82">
    <w:name w:val="Основной текст8"/>
    <w:rsid w:val="00B376EE"/>
    <w:rPr>
      <w:rFonts w:ascii="Arial" w:eastAsia="Arial" w:hAnsi="Arial" w:cs="Arial" w:hint="default"/>
      <w:b w:val="0"/>
      <w:bCs w:val="0"/>
      <w:i w:val="0"/>
      <w:iCs w:val="0"/>
      <w:smallCaps w:val="0"/>
      <w:spacing w:val="4"/>
      <w:sz w:val="18"/>
      <w:szCs w:val="18"/>
      <w:u w:val="single"/>
    </w:rPr>
  </w:style>
  <w:style w:type="character" w:customStyle="1" w:styleId="3c">
    <w:name w:val="Оглавление (3)_"/>
    <w:link w:val="3d"/>
    <w:locked/>
    <w:rsid w:val="00B376EE"/>
    <w:rPr>
      <w:rFonts w:ascii="Arial" w:eastAsia="Arial" w:hAnsi="Arial" w:cs="Arial"/>
      <w:spacing w:val="1"/>
      <w:sz w:val="24"/>
      <w:szCs w:val="24"/>
      <w:shd w:val="clear" w:color="auto" w:fill="FFFFFF"/>
    </w:rPr>
  </w:style>
  <w:style w:type="paragraph" w:customStyle="1" w:styleId="3d">
    <w:name w:val="Оглавление (3)"/>
    <w:basedOn w:val="a1"/>
    <w:link w:val="3c"/>
    <w:rsid w:val="00B376EE"/>
    <w:pPr>
      <w:shd w:val="clear" w:color="auto" w:fill="FFFFFF"/>
      <w:spacing w:after="120" w:line="0" w:lineRule="atLeast"/>
    </w:pPr>
    <w:rPr>
      <w:rFonts w:eastAsia="Arial" w:cs="Arial"/>
      <w:spacing w:val="1"/>
      <w:szCs w:val="24"/>
    </w:rPr>
  </w:style>
  <w:style w:type="character" w:customStyle="1" w:styleId="afffd">
    <w:name w:val="Оглавление_"/>
    <w:link w:val="afffe"/>
    <w:locked/>
    <w:rsid w:val="00B376EE"/>
    <w:rPr>
      <w:rFonts w:ascii="Arial" w:eastAsia="Arial" w:hAnsi="Arial" w:cs="Arial"/>
      <w:spacing w:val="3"/>
      <w:shd w:val="clear" w:color="auto" w:fill="FFFFFF"/>
    </w:rPr>
  </w:style>
  <w:style w:type="paragraph" w:customStyle="1" w:styleId="afffe">
    <w:name w:val="Оглавление"/>
    <w:basedOn w:val="a1"/>
    <w:link w:val="afffd"/>
    <w:rsid w:val="00B376EE"/>
    <w:pPr>
      <w:shd w:val="clear" w:color="auto" w:fill="FFFFFF"/>
      <w:spacing w:line="259" w:lineRule="exact"/>
    </w:pPr>
    <w:rPr>
      <w:rFonts w:eastAsia="Arial" w:cs="Arial"/>
      <w:spacing w:val="3"/>
      <w:sz w:val="20"/>
    </w:rPr>
  </w:style>
  <w:style w:type="character" w:customStyle="1" w:styleId="130">
    <w:name w:val="Основной текст (13)_"/>
    <w:link w:val="131"/>
    <w:locked/>
    <w:rsid w:val="00B376EE"/>
    <w:rPr>
      <w:rFonts w:ascii="Arial" w:eastAsia="Arial" w:hAnsi="Arial" w:cs="Arial"/>
      <w:spacing w:val="4"/>
      <w:sz w:val="18"/>
      <w:szCs w:val="18"/>
      <w:shd w:val="clear" w:color="auto" w:fill="FFFFFF"/>
    </w:rPr>
  </w:style>
  <w:style w:type="paragraph" w:customStyle="1" w:styleId="131">
    <w:name w:val="Основной текст (13)"/>
    <w:basedOn w:val="a1"/>
    <w:link w:val="130"/>
    <w:rsid w:val="00B376EE"/>
    <w:pPr>
      <w:shd w:val="clear" w:color="auto" w:fill="FFFFFF"/>
      <w:spacing w:before="60" w:line="0" w:lineRule="atLeast"/>
      <w:ind w:hanging="360"/>
    </w:pPr>
    <w:rPr>
      <w:rFonts w:eastAsia="Arial" w:cs="Arial"/>
      <w:spacing w:val="4"/>
      <w:sz w:val="18"/>
      <w:szCs w:val="18"/>
    </w:rPr>
  </w:style>
  <w:style w:type="character" w:customStyle="1" w:styleId="141">
    <w:name w:val="Основной текст (14)"/>
    <w:rsid w:val="00B376EE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spacing w:val="1"/>
      <w:sz w:val="24"/>
      <w:szCs w:val="24"/>
      <w:u w:val="none"/>
      <w:effect w:val="none"/>
    </w:rPr>
  </w:style>
  <w:style w:type="character" w:customStyle="1" w:styleId="100">
    <w:name w:val="Основной текст (10)"/>
    <w:rsid w:val="00B376EE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spacing w:val="3"/>
      <w:sz w:val="27"/>
      <w:szCs w:val="27"/>
      <w:u w:val="none"/>
      <w:effect w:val="none"/>
    </w:rPr>
  </w:style>
  <w:style w:type="character" w:customStyle="1" w:styleId="3e">
    <w:name w:val="Основной текст (3)_"/>
    <w:link w:val="3f"/>
    <w:locked/>
    <w:rsid w:val="00B376EE"/>
    <w:rPr>
      <w:rFonts w:ascii="Arial" w:eastAsia="Arial" w:hAnsi="Arial" w:cs="Arial"/>
      <w:spacing w:val="3"/>
      <w:sz w:val="18"/>
      <w:szCs w:val="18"/>
      <w:shd w:val="clear" w:color="auto" w:fill="FFFFFF"/>
      <w:lang w:val="en-US"/>
    </w:rPr>
  </w:style>
  <w:style w:type="paragraph" w:customStyle="1" w:styleId="3f">
    <w:name w:val="Основной текст (3)"/>
    <w:basedOn w:val="a1"/>
    <w:link w:val="3e"/>
    <w:rsid w:val="00B376EE"/>
    <w:pPr>
      <w:shd w:val="clear" w:color="auto" w:fill="FFFFFF"/>
      <w:spacing w:after="60" w:line="0" w:lineRule="atLeast"/>
    </w:pPr>
    <w:rPr>
      <w:rFonts w:eastAsia="Arial" w:cs="Arial"/>
      <w:spacing w:val="3"/>
      <w:sz w:val="18"/>
      <w:szCs w:val="18"/>
      <w:lang w:val="en-US"/>
    </w:rPr>
  </w:style>
  <w:style w:type="character" w:customStyle="1" w:styleId="2c">
    <w:name w:val="Сноска (2)_"/>
    <w:link w:val="2d"/>
    <w:locked/>
    <w:rsid w:val="00B376EE"/>
    <w:rPr>
      <w:rFonts w:ascii="Arial" w:eastAsia="Arial" w:hAnsi="Arial" w:cs="Arial"/>
      <w:spacing w:val="4"/>
      <w:sz w:val="18"/>
      <w:szCs w:val="18"/>
      <w:shd w:val="clear" w:color="auto" w:fill="FFFFFF"/>
    </w:rPr>
  </w:style>
  <w:style w:type="paragraph" w:customStyle="1" w:styleId="2d">
    <w:name w:val="Сноска (2)"/>
    <w:basedOn w:val="a1"/>
    <w:link w:val="2c"/>
    <w:rsid w:val="00B376EE"/>
    <w:pPr>
      <w:shd w:val="clear" w:color="auto" w:fill="FFFFFF"/>
      <w:spacing w:line="466" w:lineRule="exact"/>
    </w:pPr>
    <w:rPr>
      <w:rFonts w:eastAsia="Arial" w:cs="Arial"/>
      <w:spacing w:val="4"/>
      <w:sz w:val="18"/>
      <w:szCs w:val="18"/>
    </w:rPr>
  </w:style>
  <w:style w:type="character" w:customStyle="1" w:styleId="72">
    <w:name w:val="Основной текст (7)_"/>
    <w:link w:val="73"/>
    <w:locked/>
    <w:rsid w:val="00B376EE"/>
    <w:rPr>
      <w:rFonts w:ascii="Arial" w:eastAsia="Arial" w:hAnsi="Arial" w:cs="Arial"/>
      <w:spacing w:val="2"/>
      <w:sz w:val="18"/>
      <w:szCs w:val="18"/>
      <w:shd w:val="clear" w:color="auto" w:fill="FFFFFF"/>
    </w:rPr>
  </w:style>
  <w:style w:type="paragraph" w:customStyle="1" w:styleId="73">
    <w:name w:val="Основной текст (7)"/>
    <w:basedOn w:val="a1"/>
    <w:link w:val="72"/>
    <w:rsid w:val="00B376EE"/>
    <w:pPr>
      <w:shd w:val="clear" w:color="auto" w:fill="FFFFFF"/>
      <w:spacing w:after="240" w:line="336" w:lineRule="exact"/>
      <w:jc w:val="both"/>
    </w:pPr>
    <w:rPr>
      <w:rFonts w:eastAsia="Arial" w:cs="Arial"/>
      <w:spacing w:val="2"/>
      <w:sz w:val="18"/>
      <w:szCs w:val="18"/>
    </w:rPr>
  </w:style>
  <w:style w:type="paragraph" w:customStyle="1" w:styleId="1e">
    <w:name w:val="Основной текст1"/>
    <w:basedOn w:val="a1"/>
    <w:link w:val="2e"/>
    <w:rsid w:val="00B376EE"/>
    <w:pPr>
      <w:shd w:val="clear" w:color="auto" w:fill="FFFFFF"/>
      <w:spacing w:before="60" w:line="0" w:lineRule="atLeast"/>
      <w:ind w:hanging="360"/>
    </w:pPr>
    <w:rPr>
      <w:rFonts w:eastAsia="Arial" w:cs="Arial"/>
      <w:spacing w:val="4"/>
      <w:sz w:val="18"/>
      <w:szCs w:val="18"/>
    </w:rPr>
  </w:style>
  <w:style w:type="character" w:customStyle="1" w:styleId="11pt">
    <w:name w:val="Основной текст + 11 pt"/>
    <w:aliases w:val="Полужирный"/>
    <w:rsid w:val="00B376EE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spacing w:val="1"/>
      <w:sz w:val="20"/>
      <w:szCs w:val="20"/>
      <w:u w:val="none"/>
      <w:effect w:val="none"/>
    </w:rPr>
  </w:style>
  <w:style w:type="character" w:customStyle="1" w:styleId="53">
    <w:name w:val="Основной текст (5)_"/>
    <w:link w:val="54"/>
    <w:locked/>
    <w:rsid w:val="00B376EE"/>
    <w:rPr>
      <w:rFonts w:ascii="Arial" w:eastAsia="Arial" w:hAnsi="Arial" w:cs="Arial"/>
      <w:spacing w:val="1"/>
      <w:sz w:val="24"/>
      <w:szCs w:val="24"/>
      <w:shd w:val="clear" w:color="auto" w:fill="FFFFFF"/>
    </w:rPr>
  </w:style>
  <w:style w:type="paragraph" w:customStyle="1" w:styleId="54">
    <w:name w:val="Основной текст (5)"/>
    <w:basedOn w:val="a1"/>
    <w:link w:val="53"/>
    <w:rsid w:val="00B376EE"/>
    <w:pPr>
      <w:shd w:val="clear" w:color="auto" w:fill="FFFFFF"/>
      <w:spacing w:before="840" w:after="840" w:line="552" w:lineRule="exact"/>
      <w:jc w:val="center"/>
    </w:pPr>
    <w:rPr>
      <w:rFonts w:eastAsia="Arial" w:cs="Arial"/>
      <w:spacing w:val="1"/>
      <w:szCs w:val="24"/>
    </w:rPr>
  </w:style>
  <w:style w:type="character" w:customStyle="1" w:styleId="5100">
    <w:name w:val="Основной текст (5) + 10"/>
    <w:aliases w:val="5 pt,Не полужирный"/>
    <w:rsid w:val="00B376EE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spacing w:val="3"/>
      <w:sz w:val="20"/>
      <w:szCs w:val="20"/>
      <w:u w:val="none"/>
      <w:effect w:val="none"/>
    </w:rPr>
  </w:style>
  <w:style w:type="paragraph" w:customStyle="1" w:styleId="1f">
    <w:name w:val="Заголовок 1 (ТУ)"/>
    <w:basedOn w:val="a1"/>
    <w:link w:val="1f0"/>
    <w:qFormat/>
    <w:rsid w:val="00B376EE"/>
    <w:pPr>
      <w:keepNext/>
      <w:spacing w:before="240" w:after="60"/>
      <w:outlineLvl w:val="0"/>
    </w:pPr>
    <w:rPr>
      <w:rFonts w:ascii="Times New Roman" w:hAnsi="Times New Roman"/>
      <w:b/>
      <w:bCs/>
      <w:kern w:val="32"/>
      <w:sz w:val="28"/>
      <w:szCs w:val="28"/>
    </w:rPr>
  </w:style>
  <w:style w:type="paragraph" w:customStyle="1" w:styleId="2f">
    <w:name w:val="Заголовок 2 (ТУ)"/>
    <w:basedOn w:val="a1"/>
    <w:link w:val="2f0"/>
    <w:qFormat/>
    <w:rsid w:val="00B376EE"/>
    <w:pPr>
      <w:keepNext/>
      <w:spacing w:before="240" w:after="60"/>
      <w:outlineLvl w:val="2"/>
    </w:pPr>
    <w:rPr>
      <w:rFonts w:ascii="Times New Roman" w:hAnsi="Times New Roman"/>
      <w:b/>
      <w:bCs/>
      <w:szCs w:val="24"/>
    </w:rPr>
  </w:style>
  <w:style w:type="character" w:customStyle="1" w:styleId="1f0">
    <w:name w:val="Заголовок 1 (ТУ) Знак"/>
    <w:link w:val="1f"/>
    <w:rsid w:val="00B376EE"/>
    <w:rPr>
      <w:b/>
      <w:bCs/>
      <w:kern w:val="32"/>
      <w:sz w:val="28"/>
      <w:szCs w:val="28"/>
    </w:rPr>
  </w:style>
  <w:style w:type="paragraph" w:customStyle="1" w:styleId="3f0">
    <w:name w:val="Заголовок 3 (ТУ)"/>
    <w:basedOn w:val="a1"/>
    <w:link w:val="3f1"/>
    <w:qFormat/>
    <w:rsid w:val="00B376EE"/>
    <w:pPr>
      <w:keepNext/>
      <w:spacing w:before="240" w:after="60"/>
      <w:outlineLvl w:val="3"/>
    </w:pPr>
    <w:rPr>
      <w:rFonts w:ascii="Times New Roman" w:hAnsi="Times New Roman"/>
      <w:b/>
      <w:bCs/>
      <w:sz w:val="20"/>
      <w:lang w:val="en-US"/>
    </w:rPr>
  </w:style>
  <w:style w:type="character" w:customStyle="1" w:styleId="2f0">
    <w:name w:val="Заголовок 2 (ТУ) Знак"/>
    <w:link w:val="2f"/>
    <w:rsid w:val="00B376EE"/>
    <w:rPr>
      <w:b/>
      <w:bCs/>
      <w:sz w:val="24"/>
      <w:szCs w:val="24"/>
    </w:rPr>
  </w:style>
  <w:style w:type="character" w:customStyle="1" w:styleId="3f1">
    <w:name w:val="Заголовок 3 (ТУ) Знак"/>
    <w:link w:val="3f0"/>
    <w:rsid w:val="00B376EE"/>
    <w:rPr>
      <w:b/>
      <w:bCs/>
      <w:lang w:val="en-US"/>
    </w:rPr>
  </w:style>
  <w:style w:type="character" w:customStyle="1" w:styleId="1f1">
    <w:name w:val="Заголовок №1_"/>
    <w:link w:val="110"/>
    <w:uiPriority w:val="99"/>
    <w:rsid w:val="00B376EE"/>
    <w:rPr>
      <w:rFonts w:ascii="Arial" w:hAnsi="Arial" w:cs="Arial"/>
      <w:b/>
      <w:bCs/>
      <w:sz w:val="31"/>
      <w:szCs w:val="31"/>
      <w:shd w:val="clear" w:color="auto" w:fill="FFFFFF"/>
    </w:rPr>
  </w:style>
  <w:style w:type="character" w:customStyle="1" w:styleId="142">
    <w:name w:val="Заголовок №14"/>
    <w:uiPriority w:val="99"/>
    <w:rsid w:val="00B376EE"/>
    <w:rPr>
      <w:rFonts w:ascii="Arial" w:hAnsi="Arial" w:cs="Arial"/>
      <w:b/>
      <w:bCs/>
      <w:sz w:val="31"/>
      <w:szCs w:val="31"/>
      <w:shd w:val="clear" w:color="auto" w:fill="FFFFFF"/>
      <w:lang w:val="en-US" w:eastAsia="en-US"/>
    </w:rPr>
  </w:style>
  <w:style w:type="character" w:customStyle="1" w:styleId="3f2">
    <w:name w:val="Заголовок №3_"/>
    <w:link w:val="310"/>
    <w:uiPriority w:val="99"/>
    <w:rsid w:val="00B376EE"/>
    <w:rPr>
      <w:rFonts w:ascii="Arial" w:hAnsi="Arial" w:cs="Arial"/>
      <w:b/>
      <w:bCs/>
      <w:sz w:val="27"/>
      <w:szCs w:val="27"/>
      <w:shd w:val="clear" w:color="auto" w:fill="FFFFFF"/>
    </w:rPr>
  </w:style>
  <w:style w:type="character" w:customStyle="1" w:styleId="3f3">
    <w:name w:val="Заголовок №3"/>
    <w:uiPriority w:val="99"/>
    <w:rsid w:val="00B376EE"/>
  </w:style>
  <w:style w:type="paragraph" w:customStyle="1" w:styleId="110">
    <w:name w:val="Заголовок №11"/>
    <w:basedOn w:val="a1"/>
    <w:link w:val="1f1"/>
    <w:uiPriority w:val="99"/>
    <w:rsid w:val="00B376EE"/>
    <w:pPr>
      <w:shd w:val="clear" w:color="auto" w:fill="FFFFFF"/>
      <w:spacing w:before="540" w:after="360" w:line="370" w:lineRule="exact"/>
      <w:ind w:hanging="720"/>
      <w:jc w:val="center"/>
      <w:outlineLvl w:val="0"/>
    </w:pPr>
    <w:rPr>
      <w:rFonts w:cs="Arial"/>
      <w:b/>
      <w:bCs/>
      <w:sz w:val="31"/>
      <w:szCs w:val="31"/>
    </w:rPr>
  </w:style>
  <w:style w:type="paragraph" w:customStyle="1" w:styleId="310">
    <w:name w:val="Заголовок №31"/>
    <w:basedOn w:val="a1"/>
    <w:link w:val="3f2"/>
    <w:uiPriority w:val="99"/>
    <w:rsid w:val="00B376EE"/>
    <w:pPr>
      <w:shd w:val="clear" w:color="auto" w:fill="FFFFFF"/>
      <w:spacing w:before="600" w:after="300" w:line="240" w:lineRule="atLeast"/>
      <w:ind w:hanging="720"/>
      <w:jc w:val="both"/>
      <w:outlineLvl w:val="2"/>
    </w:pPr>
    <w:rPr>
      <w:rFonts w:cs="Arial"/>
      <w:b/>
      <w:bCs/>
      <w:sz w:val="27"/>
      <w:szCs w:val="27"/>
    </w:rPr>
  </w:style>
  <w:style w:type="paragraph" w:customStyle="1" w:styleId="formattext">
    <w:name w:val="formattext"/>
    <w:basedOn w:val="a1"/>
    <w:rsid w:val="00B376EE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headertext">
    <w:name w:val="headertext"/>
    <w:basedOn w:val="a1"/>
    <w:rsid w:val="00B376EE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-">
    <w:name w:val="-прочерк"/>
    <w:basedOn w:val="a1"/>
    <w:qFormat/>
    <w:rsid w:val="00B376EE"/>
    <w:pPr>
      <w:numPr>
        <w:numId w:val="23"/>
      </w:numPr>
      <w:ind w:left="170" w:hanging="57"/>
      <w:jc w:val="both"/>
    </w:pPr>
    <w:rPr>
      <w:rFonts w:eastAsia="Calibri" w:cs="Arial"/>
      <w:sz w:val="22"/>
      <w:szCs w:val="22"/>
      <w:lang w:eastAsia="en-US"/>
    </w:rPr>
  </w:style>
  <w:style w:type="character" w:customStyle="1" w:styleId="-3">
    <w:name w:val="-прочерк Знак"/>
    <w:rsid w:val="00B376EE"/>
    <w:rPr>
      <w:rFonts w:ascii="Arial" w:eastAsia="Calibri" w:hAnsi="Arial" w:cs="Arial"/>
      <w:sz w:val="22"/>
      <w:szCs w:val="22"/>
      <w:lang w:eastAsia="en-US"/>
    </w:rPr>
  </w:style>
  <w:style w:type="character" w:customStyle="1" w:styleId="2f1">
    <w:name w:val="Колонтитул (2)_"/>
    <w:link w:val="affff"/>
    <w:rsid w:val="00B376EE"/>
  </w:style>
  <w:style w:type="paragraph" w:customStyle="1" w:styleId="2f2">
    <w:name w:val="Колонтитул (2)"/>
    <w:basedOn w:val="a1"/>
    <w:rsid w:val="00B376EE"/>
    <w:pPr>
      <w:widowControl w:val="0"/>
    </w:pPr>
    <w:rPr>
      <w:rFonts w:ascii="Times New Roman" w:hAnsi="Times New Roman"/>
      <w:sz w:val="20"/>
    </w:rPr>
  </w:style>
  <w:style w:type="character" w:customStyle="1" w:styleId="affff0">
    <w:name w:val="Подпись к таблице_"/>
    <w:rsid w:val="00B376EE"/>
    <w:rPr>
      <w:rFonts w:ascii="Arial" w:eastAsia="Arial" w:hAnsi="Arial" w:cs="Arial"/>
      <w:sz w:val="22"/>
      <w:szCs w:val="22"/>
    </w:rPr>
  </w:style>
  <w:style w:type="paragraph" w:customStyle="1" w:styleId="affff1">
    <w:name w:val="Подпись к таблице"/>
    <w:basedOn w:val="a1"/>
    <w:next w:val="20"/>
    <w:rsid w:val="00B376EE"/>
    <w:pPr>
      <w:widowControl w:val="0"/>
    </w:pPr>
    <w:rPr>
      <w:rFonts w:eastAsia="Arial" w:cs="Arial"/>
      <w:sz w:val="22"/>
      <w:szCs w:val="22"/>
    </w:rPr>
  </w:style>
  <w:style w:type="character" w:customStyle="1" w:styleId="affff">
    <w:name w:val="Без интервала Знак"/>
    <w:link w:val="2f1"/>
    <w:uiPriority w:val="1"/>
    <w:rsid w:val="00B376EE"/>
    <w:rPr>
      <w:sz w:val="24"/>
      <w:szCs w:val="24"/>
    </w:rPr>
  </w:style>
  <w:style w:type="paragraph" w:customStyle="1" w:styleId="1">
    <w:name w:val="ЗГЛ1"/>
    <w:basedOn w:val="1e"/>
    <w:qFormat/>
    <w:rsid w:val="00B376EE"/>
    <w:pPr>
      <w:widowControl w:val="0"/>
      <w:numPr>
        <w:numId w:val="34"/>
      </w:numPr>
      <w:shd w:val="clear" w:color="auto" w:fill="auto"/>
      <w:tabs>
        <w:tab w:val="left" w:pos="691"/>
      </w:tabs>
      <w:spacing w:before="0" w:line="240" w:lineRule="auto"/>
      <w:ind w:firstLine="360"/>
      <w:jc w:val="both"/>
    </w:pPr>
    <w:rPr>
      <w:rFonts w:ascii="Times New Roman" w:hAnsi="Times New Roman"/>
      <w:b/>
      <w:bCs/>
      <w:sz w:val="24"/>
      <w:szCs w:val="24"/>
    </w:rPr>
  </w:style>
  <w:style w:type="paragraph" w:customStyle="1" w:styleId="20">
    <w:name w:val="ЗГЛ2"/>
    <w:basedOn w:val="1e"/>
    <w:next w:val="3"/>
    <w:qFormat/>
    <w:rsid w:val="00B376EE"/>
    <w:pPr>
      <w:widowControl w:val="0"/>
      <w:numPr>
        <w:ilvl w:val="1"/>
        <w:numId w:val="34"/>
      </w:numPr>
      <w:shd w:val="clear" w:color="auto" w:fill="auto"/>
      <w:tabs>
        <w:tab w:val="left" w:pos="852"/>
      </w:tabs>
      <w:spacing w:before="0" w:line="24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1b">
    <w:name w:val="Без интервала Знак1"/>
    <w:link w:val="afff3"/>
    <w:rsid w:val="00B376EE"/>
    <w:rPr>
      <w:rFonts w:ascii="Arial" w:eastAsia="Arial" w:hAnsi="Arial" w:cs="Arial"/>
      <w:spacing w:val="4"/>
      <w:sz w:val="18"/>
      <w:szCs w:val="18"/>
      <w:shd w:val="clear" w:color="auto" w:fill="FFFFFF"/>
    </w:rPr>
  </w:style>
  <w:style w:type="character" w:customStyle="1" w:styleId="1f2">
    <w:name w:val="ЗГЛ1 Знак"/>
    <w:rsid w:val="00B376EE"/>
    <w:rPr>
      <w:rFonts w:eastAsia="Arial" w:cs="Arial"/>
      <w:b/>
      <w:bCs/>
      <w:spacing w:val="4"/>
      <w:sz w:val="24"/>
      <w:szCs w:val="24"/>
    </w:rPr>
  </w:style>
  <w:style w:type="paragraph" w:customStyle="1" w:styleId="3">
    <w:name w:val="Згл3"/>
    <w:basedOn w:val="1e"/>
    <w:next w:val="s26"/>
    <w:qFormat/>
    <w:rsid w:val="00B376EE"/>
    <w:pPr>
      <w:widowControl w:val="0"/>
      <w:numPr>
        <w:ilvl w:val="2"/>
        <w:numId w:val="34"/>
      </w:numPr>
      <w:shd w:val="clear" w:color="auto" w:fill="auto"/>
      <w:tabs>
        <w:tab w:val="left" w:pos="676"/>
      </w:tabs>
      <w:spacing w:before="0" w:line="240" w:lineRule="auto"/>
      <w:jc w:val="both"/>
    </w:pPr>
    <w:rPr>
      <w:rFonts w:ascii="Times New Roman" w:hAnsi="Times New Roman"/>
      <w:bCs/>
      <w:sz w:val="24"/>
      <w:szCs w:val="24"/>
    </w:rPr>
  </w:style>
  <w:style w:type="character" w:customStyle="1" w:styleId="2e">
    <w:name w:val="ЗГЛ2 Знак"/>
    <w:link w:val="1e"/>
    <w:rsid w:val="00B376EE"/>
    <w:rPr>
      <w:rFonts w:eastAsia="Arial" w:cs="Arial"/>
      <w:spacing w:val="4"/>
      <w:sz w:val="24"/>
      <w:szCs w:val="24"/>
    </w:rPr>
  </w:style>
  <w:style w:type="character" w:customStyle="1" w:styleId="3f4">
    <w:name w:val="Згл3 Знак"/>
    <w:link w:val="s26"/>
    <w:rsid w:val="00B376EE"/>
    <w:rPr>
      <w:rFonts w:eastAsia="Arial" w:cs="Arial"/>
      <w:bCs/>
      <w:spacing w:val="4"/>
      <w:sz w:val="24"/>
      <w:szCs w:val="24"/>
    </w:rPr>
  </w:style>
  <w:style w:type="paragraph" w:customStyle="1" w:styleId="s26">
    <w:name w:val="s26 Заголовок приложения"/>
    <w:basedOn w:val="a1"/>
    <w:next w:val="a1"/>
    <w:link w:val="3f4"/>
    <w:rsid w:val="00B376EE"/>
    <w:pPr>
      <w:keepNext/>
      <w:widowControl w:val="0"/>
      <w:overflowPunct w:val="0"/>
      <w:autoSpaceDE w:val="0"/>
      <w:autoSpaceDN w:val="0"/>
      <w:adjustRightInd w:val="0"/>
      <w:spacing w:before="60" w:after="120"/>
      <w:jc w:val="center"/>
      <w:textAlignment w:val="baseline"/>
      <w:outlineLvl w:val="0"/>
    </w:pPr>
    <w:rPr>
      <w:b/>
    </w:rPr>
  </w:style>
  <w:style w:type="paragraph" w:customStyle="1" w:styleId="s00">
    <w:name w:val="s00 Текст"/>
    <w:basedOn w:val="a1"/>
    <w:link w:val="a"/>
    <w:uiPriority w:val="99"/>
    <w:rsid w:val="00B376EE"/>
    <w:pPr>
      <w:keepNext/>
      <w:widowControl w:val="0"/>
      <w:overflowPunct w:val="0"/>
      <w:autoSpaceDE w:val="0"/>
      <w:autoSpaceDN w:val="0"/>
      <w:adjustRightInd w:val="0"/>
      <w:spacing w:before="60"/>
      <w:ind w:firstLine="340"/>
      <w:jc w:val="both"/>
      <w:textAlignment w:val="baseline"/>
    </w:pPr>
    <w:rPr>
      <w:sz w:val="22"/>
      <w:szCs w:val="24"/>
    </w:rPr>
  </w:style>
  <w:style w:type="character" w:customStyle="1" w:styleId="s000">
    <w:name w:val="s00 Текст Знак"/>
    <w:uiPriority w:val="99"/>
    <w:rsid w:val="00B376EE"/>
    <w:rPr>
      <w:rFonts w:ascii="Arial" w:hAnsi="Arial"/>
      <w:sz w:val="22"/>
      <w:szCs w:val="24"/>
    </w:rPr>
  </w:style>
  <w:style w:type="paragraph" w:customStyle="1" w:styleId="s10">
    <w:name w:val="s10 заголовок таблицы"/>
    <w:basedOn w:val="s00"/>
    <w:link w:val="1f3"/>
    <w:rsid w:val="00B376EE"/>
    <w:pPr>
      <w:keepLines/>
      <w:widowControl/>
      <w:ind w:firstLine="0"/>
    </w:pPr>
  </w:style>
  <w:style w:type="character" w:customStyle="1" w:styleId="s100">
    <w:name w:val="s10 заголовок таблицы Знак"/>
    <w:link w:val="TableNormal2"/>
    <w:rsid w:val="00B376EE"/>
    <w:rPr>
      <w:rFonts w:ascii="Arial" w:hAnsi="Arial"/>
      <w:sz w:val="22"/>
      <w:szCs w:val="24"/>
    </w:rPr>
  </w:style>
  <w:style w:type="paragraph" w:customStyle="1" w:styleId="a">
    <w:name w:val="Об.нум"/>
    <w:basedOn w:val="a1"/>
    <w:next w:val="11"/>
    <w:link w:val="s00"/>
    <w:rsid w:val="00B376EE"/>
    <w:pPr>
      <w:widowControl w:val="0"/>
      <w:numPr>
        <w:numId w:val="30"/>
      </w:numPr>
      <w:autoSpaceDE w:val="0"/>
      <w:autoSpaceDN w:val="0"/>
      <w:adjustRightInd w:val="0"/>
    </w:pPr>
    <w:rPr>
      <w:rFonts w:cs="Arial"/>
      <w:szCs w:val="18"/>
    </w:rPr>
  </w:style>
  <w:style w:type="table" w:customStyle="1" w:styleId="TableNormal2">
    <w:name w:val="Table Normal2"/>
    <w:link w:val="s100"/>
    <w:uiPriority w:val="2"/>
    <w:semiHidden/>
    <w:unhideWhenUsed/>
    <w:qFormat/>
    <w:rsid w:val="00B376EE"/>
    <w:pPr>
      <w:widowControl w:val="0"/>
    </w:pPr>
    <w:rPr>
      <w:rFonts w:ascii="Calibri" w:eastAsia="Calibri" w:hAnsi="Calibr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f3">
    <w:name w:val="Нет списка1"/>
    <w:next w:val="a4"/>
    <w:link w:val="s10"/>
    <w:uiPriority w:val="99"/>
    <w:semiHidden/>
    <w:unhideWhenUsed/>
    <w:rsid w:val="00B376EE"/>
  </w:style>
  <w:style w:type="paragraph" w:customStyle="1" w:styleId="11">
    <w:name w:val="ТУ Заголовок 1"/>
    <w:basedOn w:val="a1"/>
    <w:next w:val="a1"/>
    <w:link w:val="font6"/>
    <w:autoRedefine/>
    <w:qFormat/>
    <w:rsid w:val="00B376EE"/>
    <w:pPr>
      <w:numPr>
        <w:numId w:val="22"/>
      </w:numPr>
      <w:tabs>
        <w:tab w:val="left" w:pos="1134"/>
      </w:tabs>
      <w:spacing w:before="360"/>
      <w:ind w:left="1077" w:hanging="357"/>
      <w:jc w:val="both"/>
    </w:pPr>
    <w:rPr>
      <w:rFonts w:ascii="Times New Roman" w:hAnsi="Times New Roman"/>
      <w:b/>
    </w:rPr>
  </w:style>
  <w:style w:type="character" w:customStyle="1" w:styleId="1f4">
    <w:name w:val="ТУ Заголовок 1 Знак"/>
    <w:link w:val="font5"/>
    <w:rsid w:val="00B376EE"/>
    <w:rPr>
      <w:b/>
      <w:sz w:val="24"/>
    </w:rPr>
  </w:style>
  <w:style w:type="numbering" w:customStyle="1" w:styleId="1f5">
    <w:name w:val="Оглавление 1 ТУ"/>
    <w:uiPriority w:val="99"/>
    <w:rsid w:val="00B376EE"/>
  </w:style>
  <w:style w:type="paragraph" w:customStyle="1" w:styleId="font5">
    <w:name w:val="font5"/>
    <w:basedOn w:val="a1"/>
    <w:next w:val="xl66"/>
    <w:link w:val="1f4"/>
    <w:rsid w:val="00B376EE"/>
    <w:pPr>
      <w:spacing w:before="100" w:beforeAutospacing="1" w:after="100" w:afterAutospacing="1"/>
    </w:pPr>
    <w:rPr>
      <w:rFonts w:ascii="Times New Roman" w:hAnsi="Times New Roman"/>
      <w:color w:val="000000"/>
      <w:sz w:val="18"/>
      <w:szCs w:val="18"/>
    </w:rPr>
  </w:style>
  <w:style w:type="paragraph" w:customStyle="1" w:styleId="font6">
    <w:name w:val="font6"/>
    <w:basedOn w:val="a1"/>
    <w:next w:val="xl67"/>
    <w:link w:val="11"/>
    <w:rsid w:val="00B376EE"/>
    <w:pPr>
      <w:spacing w:before="100" w:beforeAutospacing="1" w:after="100" w:afterAutospacing="1"/>
    </w:pPr>
    <w:rPr>
      <w:rFonts w:ascii="Times New Roman" w:hAnsi="Times New Roman"/>
      <w:color w:val="000000"/>
      <w:sz w:val="18"/>
      <w:szCs w:val="18"/>
    </w:rPr>
  </w:style>
  <w:style w:type="paragraph" w:customStyle="1" w:styleId="xl65">
    <w:name w:val="xl65"/>
    <w:basedOn w:val="a1"/>
    <w:next w:val="xl68"/>
    <w:rsid w:val="00B376EE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color w:val="000000"/>
      <w:sz w:val="18"/>
      <w:szCs w:val="18"/>
    </w:rPr>
  </w:style>
  <w:style w:type="paragraph" w:customStyle="1" w:styleId="xl66">
    <w:name w:val="xl66"/>
    <w:basedOn w:val="a1"/>
    <w:next w:val="xl69"/>
    <w:rsid w:val="00B376EE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color w:val="000000"/>
      <w:sz w:val="18"/>
      <w:szCs w:val="18"/>
    </w:rPr>
  </w:style>
  <w:style w:type="paragraph" w:customStyle="1" w:styleId="xl67">
    <w:name w:val="xl67"/>
    <w:basedOn w:val="a1"/>
    <w:next w:val="xl70"/>
    <w:rsid w:val="00B376EE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sz w:val="18"/>
      <w:szCs w:val="18"/>
    </w:rPr>
  </w:style>
  <w:style w:type="paragraph" w:customStyle="1" w:styleId="xl68">
    <w:name w:val="xl68"/>
    <w:basedOn w:val="a1"/>
    <w:next w:val="xl71"/>
    <w:rsid w:val="00B376EE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color w:val="000000"/>
      <w:sz w:val="18"/>
      <w:szCs w:val="18"/>
    </w:rPr>
  </w:style>
  <w:style w:type="paragraph" w:customStyle="1" w:styleId="xl69">
    <w:name w:val="xl69"/>
    <w:basedOn w:val="a1"/>
    <w:next w:val="xl72"/>
    <w:rsid w:val="00B376EE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70">
    <w:name w:val="xl70"/>
    <w:basedOn w:val="a1"/>
    <w:next w:val="xl73"/>
    <w:rsid w:val="00B376EE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0"/>
    </w:rPr>
  </w:style>
  <w:style w:type="paragraph" w:customStyle="1" w:styleId="xl71">
    <w:name w:val="xl71"/>
    <w:basedOn w:val="a1"/>
    <w:next w:val="xl74"/>
    <w:rsid w:val="00B376EE"/>
    <w:pPr>
      <w:spacing w:before="100" w:beforeAutospacing="1" w:after="100" w:afterAutospacing="1"/>
      <w:jc w:val="center"/>
    </w:pPr>
    <w:rPr>
      <w:rFonts w:ascii="Times New Roman" w:hAnsi="Times New Roman"/>
      <w:szCs w:val="24"/>
    </w:rPr>
  </w:style>
  <w:style w:type="paragraph" w:customStyle="1" w:styleId="xl72">
    <w:name w:val="xl72"/>
    <w:basedOn w:val="a1"/>
    <w:next w:val="xl75"/>
    <w:rsid w:val="00B37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xl73">
    <w:name w:val="xl73"/>
    <w:basedOn w:val="a1"/>
    <w:next w:val="xl76"/>
    <w:rsid w:val="00B37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color w:val="3C3C3C"/>
      <w:sz w:val="18"/>
      <w:szCs w:val="18"/>
    </w:rPr>
  </w:style>
  <w:style w:type="paragraph" w:customStyle="1" w:styleId="xl74">
    <w:name w:val="xl74"/>
    <w:basedOn w:val="a1"/>
    <w:next w:val="xl77"/>
    <w:rsid w:val="00B37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color w:val="3C3C3C"/>
      <w:sz w:val="18"/>
      <w:szCs w:val="18"/>
    </w:rPr>
  </w:style>
  <w:style w:type="paragraph" w:customStyle="1" w:styleId="xl75">
    <w:name w:val="xl75"/>
    <w:basedOn w:val="a1"/>
    <w:next w:val="xl78"/>
    <w:rsid w:val="00B37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szCs w:val="24"/>
    </w:rPr>
  </w:style>
  <w:style w:type="paragraph" w:customStyle="1" w:styleId="xl76">
    <w:name w:val="xl76"/>
    <w:basedOn w:val="a1"/>
    <w:next w:val="xl79"/>
    <w:rsid w:val="00B37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sz w:val="18"/>
      <w:szCs w:val="18"/>
    </w:rPr>
  </w:style>
  <w:style w:type="paragraph" w:customStyle="1" w:styleId="xl77">
    <w:name w:val="xl77"/>
    <w:basedOn w:val="a1"/>
    <w:next w:val="xl80"/>
    <w:rsid w:val="00B37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color w:val="000000"/>
      <w:sz w:val="18"/>
      <w:szCs w:val="18"/>
    </w:rPr>
  </w:style>
  <w:style w:type="paragraph" w:customStyle="1" w:styleId="xl78">
    <w:name w:val="xl78"/>
    <w:basedOn w:val="a1"/>
    <w:next w:val="xl81"/>
    <w:rsid w:val="00B37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sz w:val="18"/>
      <w:szCs w:val="18"/>
    </w:rPr>
  </w:style>
  <w:style w:type="paragraph" w:customStyle="1" w:styleId="xl79">
    <w:name w:val="xl79"/>
    <w:basedOn w:val="a1"/>
    <w:next w:val="xl82"/>
    <w:rsid w:val="00B37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color w:val="000000"/>
      <w:sz w:val="18"/>
      <w:szCs w:val="18"/>
    </w:rPr>
  </w:style>
  <w:style w:type="paragraph" w:customStyle="1" w:styleId="xl80">
    <w:name w:val="xl80"/>
    <w:basedOn w:val="a1"/>
    <w:next w:val="xl83"/>
    <w:rsid w:val="00B37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81">
    <w:name w:val="xl81"/>
    <w:basedOn w:val="a1"/>
    <w:next w:val="xl84"/>
    <w:rsid w:val="00B37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Symbol" w:hAnsi="Symbol"/>
      <w:sz w:val="18"/>
      <w:szCs w:val="18"/>
    </w:rPr>
  </w:style>
  <w:style w:type="paragraph" w:customStyle="1" w:styleId="xl82">
    <w:name w:val="xl82"/>
    <w:basedOn w:val="a1"/>
    <w:next w:val="xl85"/>
    <w:rsid w:val="00B37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8"/>
      <w:szCs w:val="18"/>
    </w:rPr>
  </w:style>
  <w:style w:type="paragraph" w:customStyle="1" w:styleId="xl83">
    <w:name w:val="xl83"/>
    <w:basedOn w:val="a1"/>
    <w:next w:val="xl86"/>
    <w:rsid w:val="00B37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0"/>
    </w:rPr>
  </w:style>
  <w:style w:type="paragraph" w:customStyle="1" w:styleId="xl84">
    <w:name w:val="xl84"/>
    <w:basedOn w:val="a1"/>
    <w:next w:val="xl87"/>
    <w:rsid w:val="00B37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0"/>
    </w:rPr>
  </w:style>
  <w:style w:type="paragraph" w:customStyle="1" w:styleId="xl85">
    <w:name w:val="xl85"/>
    <w:basedOn w:val="a1"/>
    <w:next w:val="xl88"/>
    <w:rsid w:val="00B376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3C3C3C"/>
      <w:sz w:val="18"/>
      <w:szCs w:val="18"/>
    </w:rPr>
  </w:style>
  <w:style w:type="paragraph" w:customStyle="1" w:styleId="xl86">
    <w:name w:val="xl86"/>
    <w:basedOn w:val="a1"/>
    <w:next w:val="xl89"/>
    <w:rsid w:val="00B376E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3C3C3C"/>
      <w:sz w:val="18"/>
      <w:szCs w:val="18"/>
    </w:rPr>
  </w:style>
  <w:style w:type="paragraph" w:customStyle="1" w:styleId="xl87">
    <w:name w:val="xl87"/>
    <w:basedOn w:val="a1"/>
    <w:next w:val="xl90"/>
    <w:rsid w:val="00B376E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3C3C3C"/>
      <w:sz w:val="18"/>
      <w:szCs w:val="18"/>
    </w:rPr>
  </w:style>
  <w:style w:type="paragraph" w:customStyle="1" w:styleId="xl88">
    <w:name w:val="xl88"/>
    <w:basedOn w:val="a1"/>
    <w:next w:val="xl91"/>
    <w:rsid w:val="00B376E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3C3C3C"/>
      <w:sz w:val="18"/>
      <w:szCs w:val="18"/>
    </w:rPr>
  </w:style>
  <w:style w:type="paragraph" w:customStyle="1" w:styleId="xl89">
    <w:name w:val="xl89"/>
    <w:basedOn w:val="a1"/>
    <w:next w:val="xl92"/>
    <w:rsid w:val="00B376E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3C3C3C"/>
      <w:sz w:val="18"/>
      <w:szCs w:val="18"/>
    </w:rPr>
  </w:style>
  <w:style w:type="paragraph" w:customStyle="1" w:styleId="xl90">
    <w:name w:val="xl90"/>
    <w:basedOn w:val="a1"/>
    <w:next w:val="xl93"/>
    <w:rsid w:val="00B376EE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xl91">
    <w:name w:val="xl91"/>
    <w:basedOn w:val="a1"/>
    <w:next w:val="xl94"/>
    <w:rsid w:val="00B376E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xl92">
    <w:name w:val="xl92"/>
    <w:basedOn w:val="a1"/>
    <w:rsid w:val="00B376EE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szCs w:val="24"/>
    </w:rPr>
  </w:style>
  <w:style w:type="paragraph" w:customStyle="1" w:styleId="xl93">
    <w:name w:val="xl93"/>
    <w:basedOn w:val="a1"/>
    <w:next w:val="1f6"/>
    <w:rsid w:val="00B376EE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szCs w:val="24"/>
    </w:rPr>
  </w:style>
  <w:style w:type="paragraph" w:customStyle="1" w:styleId="xl94">
    <w:name w:val="xl94"/>
    <w:basedOn w:val="a1"/>
    <w:next w:val="2f3"/>
    <w:rsid w:val="00B376EE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szCs w:val="24"/>
    </w:rPr>
  </w:style>
  <w:style w:type="character" w:styleId="affff2">
    <w:name w:val="Emphasis"/>
    <w:uiPriority w:val="20"/>
    <w:qFormat/>
    <w:rsid w:val="00B376EE"/>
    <w:rPr>
      <w:i/>
      <w:iCs/>
    </w:rPr>
  </w:style>
  <w:style w:type="paragraph" w:customStyle="1" w:styleId="1f6">
    <w:name w:val="ИСМ=Список_1_уровень"/>
    <w:basedOn w:val="a1"/>
    <w:next w:val="afc"/>
    <w:qFormat/>
    <w:rsid w:val="00B376EE"/>
    <w:pPr>
      <w:tabs>
        <w:tab w:val="num" w:pos="432"/>
      </w:tabs>
      <w:spacing w:before="240" w:after="120"/>
      <w:ind w:left="432" w:hanging="432"/>
      <w:outlineLvl w:val="0"/>
    </w:pPr>
    <w:rPr>
      <w:b/>
      <w:caps/>
      <w:spacing w:val="30"/>
      <w:sz w:val="22"/>
      <w:szCs w:val="24"/>
    </w:rPr>
  </w:style>
  <w:style w:type="paragraph" w:customStyle="1" w:styleId="2f3">
    <w:name w:val="ИСМ=Список_2_уровень"/>
    <w:basedOn w:val="a1"/>
    <w:next w:val="xl95"/>
    <w:qFormat/>
    <w:rsid w:val="00B376EE"/>
    <w:pPr>
      <w:tabs>
        <w:tab w:val="num" w:pos="576"/>
        <w:tab w:val="left" w:pos="1134"/>
      </w:tabs>
      <w:spacing w:after="120"/>
      <w:ind w:left="576" w:hanging="576"/>
      <w:jc w:val="both"/>
      <w:outlineLvl w:val="1"/>
    </w:pPr>
    <w:rPr>
      <w:sz w:val="22"/>
      <w:szCs w:val="24"/>
    </w:rPr>
  </w:style>
  <w:style w:type="paragraph" w:customStyle="1" w:styleId="3f5">
    <w:name w:val="ИСМ=Список_3_уровень"/>
    <w:basedOn w:val="a1"/>
    <w:next w:val="xl96"/>
    <w:qFormat/>
    <w:rsid w:val="00B376EE"/>
    <w:pPr>
      <w:tabs>
        <w:tab w:val="num" w:pos="720"/>
        <w:tab w:val="left" w:pos="1276"/>
      </w:tabs>
      <w:spacing w:after="120"/>
      <w:ind w:left="720" w:hanging="720"/>
      <w:jc w:val="both"/>
      <w:outlineLvl w:val="2"/>
    </w:pPr>
    <w:rPr>
      <w:sz w:val="22"/>
    </w:rPr>
  </w:style>
  <w:style w:type="paragraph" w:customStyle="1" w:styleId="msonormal0">
    <w:name w:val="msonormal"/>
    <w:basedOn w:val="a1"/>
    <w:next w:val="xl97"/>
    <w:rsid w:val="00B376EE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xl95">
    <w:name w:val="xl95"/>
    <w:basedOn w:val="a1"/>
    <w:next w:val="xl98"/>
    <w:rsid w:val="00B376EE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sz w:val="20"/>
    </w:rPr>
  </w:style>
  <w:style w:type="paragraph" w:customStyle="1" w:styleId="xl96">
    <w:name w:val="xl96"/>
    <w:basedOn w:val="a1"/>
    <w:next w:val="xl99"/>
    <w:rsid w:val="00B376EE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sz w:val="20"/>
    </w:rPr>
  </w:style>
  <w:style w:type="paragraph" w:customStyle="1" w:styleId="xl97">
    <w:name w:val="xl97"/>
    <w:basedOn w:val="a1"/>
    <w:rsid w:val="00B376EE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0"/>
    </w:rPr>
  </w:style>
  <w:style w:type="paragraph" w:customStyle="1" w:styleId="xl98">
    <w:name w:val="xl98"/>
    <w:basedOn w:val="a1"/>
    <w:rsid w:val="00B376EE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0"/>
    </w:rPr>
  </w:style>
  <w:style w:type="paragraph" w:customStyle="1" w:styleId="xl99">
    <w:name w:val="xl99"/>
    <w:basedOn w:val="a1"/>
    <w:rsid w:val="00B376EE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settings" Target="setting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&#1064;&#1072;&#1073;&#1083;&#1086;&#1085;&#1099;\Office\&#1044;&#1086;&#1075;.3669\&#1044;&#1086;&#1075;.3669=&#1057;&#1087;&#1077;&#1094;&#1080;&#1092;&#1080;&#1082;&#1072;&#1094;&#1080;&#1103;-&#1054;&#1048;&#1052;,%202&#8470;%20&#1083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11F9E6CA1C8C244BF06A3DE27E5F10C" ma:contentTypeVersion="10" ma:contentTypeDescription="Создание документа." ma:contentTypeScope="" ma:versionID="8cf36d8ce204641aff92b18b9afd478c">
  <xsd:schema xmlns:xsd="http://www.w3.org/2001/XMLSchema" xmlns:xs="http://www.w3.org/2001/XMLSchema" xmlns:p="http://schemas.microsoft.com/office/2006/metadata/properties" xmlns:ns2="0637e46d-8fba-4ce7-a3bf-e9a7dfc0f2c9" xmlns:ns3="dff355a7-6638-44d0-9e76-0e6bf0c5a31e" targetNamespace="http://schemas.microsoft.com/office/2006/metadata/properties" ma:root="true" ma:fieldsID="f6b3d0eb8a3c2a8c8494667c40605a9b" ns2:_="" ns3:_="">
    <xsd:import namespace="0637e46d-8fba-4ce7-a3bf-e9a7dfc0f2c9"/>
    <xsd:import namespace="dff355a7-6638-44d0-9e76-0e6bf0c5a31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_x0023__x0418__x043d__x0432__x002e__x2116_" minOccurs="0"/>
                <xsd:element ref="ns3:_x0023__x041e__x0431__x043e__x0437__x043d__x0430__x0447__x0435__x043d__x0438__x0435___x0434__x043e__x043a__x0443__x043c__x0435__x043d__x0442__x0430_" minOccurs="0"/>
                <xsd:element ref="ns3:_x0023__x0421__x0442__x0430__x0434__x0438__x044f_" minOccurs="0"/>
                <xsd:element ref="ns3:_x0023__x041d__x0430__x0438__x043c__x0435__x043d__x043e__x0432__x0430__x043d__x0438__x0435___x043e__x0431__x044a__x0435__x043a__x0442__x0430___x0441__x0442__x0440__x043e__x0438__x0442__x0435__x043b__x044c__x0441__x0442__x0432__x0430_" minOccurs="0"/>
                <xsd:element ref="ns3:_x0023__x041d__x0430__x0438__x043c__x0435__x043d__x043e__x0432__x0430__x043d__x0438__x0435___x0434__x043e__x043a__x0443__x043c__x0435__x043d__x0442__x0430_" minOccurs="0"/>
                <xsd:element ref="ns3:_x0023__x041d__x0430__x0438__x043c__x0435__x043d__x043e__x0432__x0430__x043d__x0438__x0435___x0441__x043e__x043e__x0440__x0443__x0436__x0435__x043d__x0438__x044f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37e46d-8fba-4ce7-a3bf-e9a7dfc0f2c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Сохранить идентификатор" ma:description="Сохранять идентификатор при добавлении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f355a7-6638-44d0-9e76-0e6bf0c5a31e" elementFormDefault="qualified">
    <xsd:import namespace="http://schemas.microsoft.com/office/2006/documentManagement/types"/>
    <xsd:import namespace="http://schemas.microsoft.com/office/infopath/2007/PartnerControls"/>
    <xsd:element name="_x0023__x0418__x043d__x0432__x002e__x2116_" ma:index="11" nillable="true" ma:displayName="#Инв.№" ma:internalName="_x0023__x0418__x043d__x0432__x002e__x2116_">
      <xsd:simpleType>
        <xsd:restriction base="dms:Text">
          <xsd:maxLength value="255"/>
        </xsd:restriction>
      </xsd:simpleType>
    </xsd:element>
    <xsd:element name="_x0023__x041e__x0431__x043e__x0437__x043d__x0430__x0447__x0435__x043d__x0438__x0435___x0434__x043e__x043a__x0443__x043c__x0435__x043d__x0442__x0430_" ma:index="12" nillable="true" ma:displayName="#Обозначение_документа" ma:internalName="_x0023__x041e__x0431__x043e__x0437__x043d__x0430__x0447__x0435__x043d__x0438__x0435___x0434__x043e__x043a__x0443__x043c__x0435__x043d__x0442__x0430_">
      <xsd:simpleType>
        <xsd:restriction base="dms:Text">
          <xsd:maxLength value="255"/>
        </xsd:restriction>
      </xsd:simpleType>
    </xsd:element>
    <xsd:element name="_x0023__x0421__x0442__x0430__x0434__x0438__x044f_" ma:index="13" nillable="true" ma:displayName="#Стадия" ma:internalName="_x0023__x0421__x0442__x0430__x0434__x0438__x044f_">
      <xsd:simpleType>
        <xsd:restriction base="dms:Text">
          <xsd:maxLength value="255"/>
        </xsd:restriction>
      </xsd:simpleType>
    </xsd:element>
    <xsd:element name="_x0023__x041d__x0430__x0438__x043c__x0435__x043d__x043e__x0432__x0430__x043d__x0438__x0435___x043e__x0431__x044a__x0435__x043a__x0442__x0430___x0441__x0442__x0440__x043e__x0438__x0442__x0435__x043b__x044c__x0441__x0442__x0432__x0430_" ma:index="14" nillable="true" ma:displayName="#Наименование_объекта_строительства" ma:internalName="_x0023__x041d__x0430__x0438__x043c__x0435__x043d__x043e__x0432__x0430__x043d__x0438__x0435___x043e__x0431__x044a__x0435__x043a__x0442__x0430___x0441__x0442__x0440__x043e__x0438__x0442__x0435__x043b__x044c__x0441__x0442__x0432__x0430_">
      <xsd:simpleType>
        <xsd:restriction base="dms:Text">
          <xsd:maxLength value="255"/>
        </xsd:restriction>
      </xsd:simpleType>
    </xsd:element>
    <xsd:element name="_x0023__x041d__x0430__x0438__x043c__x0435__x043d__x043e__x0432__x0430__x043d__x0438__x0435___x0434__x043e__x043a__x0443__x043c__x0435__x043d__x0442__x0430_" ma:index="15" nillable="true" ma:displayName="#Наименование_документа" ma:internalName="_x0023__x041d__x0430__x0438__x043c__x0435__x043d__x043e__x0432__x0430__x043d__x0438__x0435___x0434__x043e__x043a__x0443__x043c__x0435__x043d__x0442__x0430_">
      <xsd:simpleType>
        <xsd:restriction base="dms:Text">
          <xsd:maxLength value="255"/>
        </xsd:restriction>
      </xsd:simpleType>
    </xsd:element>
    <xsd:element name="_x0023__x041d__x0430__x0438__x043c__x0435__x043d__x043e__x0432__x0430__x043d__x0438__x0435___x0441__x043e__x043e__x0440__x0443__x0436__x0435__x043d__x0438__x044f_" ma:index="16" nillable="true" ma:displayName="#Наименование_сооружения" ma:internalName="_x0023__x041d__x0430__x0438__x043c__x0435__x043d__x043e__x0432__x0430__x043d__x0438__x0435___x0441__x043e__x043e__x0440__x0443__x0436__x0435__x043d__x0438__x044f_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customXsn xmlns="http://schemas.microsoft.com/office/2006/metadata/customXsn">
  <xsnLocation>https://home.nipigas.ru/_cts/Документ/4bdb25f2a7cb9d52customXsn.xsn</xsnLocation>
  <cached>True</cached>
  <openByDefault>True</openByDefault>
  <xsnScope>https://home.nipigas.ru</xsnScope>
</customXsn>
</file>

<file path=customXml/item5.xml><?xml version="1.0" encoding="utf-8"?>
<LongProperties xmlns="http://schemas.microsoft.com/office/2006/metadata/longProperties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23__x041e__x0431__x043e__x0437__x043d__x0430__x0447__x0435__x043d__x0438__x0435___x0434__x043e__x043a__x0443__x043c__x0435__x043d__x0442__x0430_ xmlns="dff355a7-6638-44d0-9e76-0e6bf0c5a31e" xsi:nil="true"/>
    <_x0023__x0421__x0442__x0430__x0434__x0438__x044f_ xmlns="dff355a7-6638-44d0-9e76-0e6bf0c5a31e" xsi:nil="true"/>
    <_x0023__x041d__x0430__x0438__x043c__x0435__x043d__x043e__x0432__x0430__x043d__x0438__x0435___x0434__x043e__x043a__x0443__x043c__x0435__x043d__x0442__x0430_ xmlns="dff355a7-6638-44d0-9e76-0e6bf0c5a31e" xsi:nil="true"/>
    <_x0023__x041d__x0430__x0438__x043c__x0435__x043d__x043e__x0432__x0430__x043d__x0438__x0435___x0441__x043e__x043e__x0440__x0443__x0436__x0435__x043d__x0438__x044f_ xmlns="dff355a7-6638-44d0-9e76-0e6bf0c5a31e" xsi:nil="true"/>
    <_x0023__x0418__x043d__x0432__x002e__x2116_ xmlns="dff355a7-6638-44d0-9e76-0e6bf0c5a31e" xsi:nil="true"/>
    <_x0023__x041d__x0430__x0438__x043c__x0435__x043d__x043e__x0432__x0430__x043d__x0438__x0435___x043e__x0431__x044a__x0435__x043a__x0442__x0430___x0441__x0442__x0440__x043e__x0438__x0442__x0435__x043b__x044c__x0441__x0442__x0432__x0430_ xmlns="dff355a7-6638-44d0-9e76-0e6bf0c5a31e" xsi:nil="true"/>
  </documentManagement>
</p:properties>
</file>

<file path=customXml/itemProps1.xml><?xml version="1.0" encoding="utf-8"?>
<ds:datastoreItem xmlns:ds="http://schemas.openxmlformats.org/officeDocument/2006/customXml" ds:itemID="{1E63A336-4F07-47E9-87FF-610ABAAC01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37e46d-8fba-4ce7-a3bf-e9a7dfc0f2c9"/>
    <ds:schemaRef ds:uri="dff355a7-6638-44d0-9e76-0e6bf0c5a3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60A06E-89AA-4BFE-91DD-8F95915D9F33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C341519E-E33D-40E3-AA0B-921F70350D9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7732A5D-286D-4196-BDF4-4778F6BB83A1}">
  <ds:schemaRefs>
    <ds:schemaRef ds:uri="http://schemas.microsoft.com/office/2006/metadata/customXsn"/>
  </ds:schemaRefs>
</ds:datastoreItem>
</file>

<file path=customXml/itemProps5.xml><?xml version="1.0" encoding="utf-8"?>
<ds:datastoreItem xmlns:ds="http://schemas.openxmlformats.org/officeDocument/2006/customXml" ds:itemID="{5856DA58-FBB5-45FE-AE0F-DB3F918B5C3E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605EE145-0660-4E02-9C29-04B1FD21CE6C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BADC4AD2-205D-4AC4-9A12-E9509BC0A0C3}">
  <ds:schemaRefs>
    <ds:schemaRef ds:uri="http://schemas.microsoft.com/office/2006/metadata/properties"/>
    <ds:schemaRef ds:uri="http://schemas.microsoft.com/office/infopath/2007/PartnerControls"/>
    <ds:schemaRef ds:uri="dff355a7-6638-44d0-9e76-0e6bf0c5a31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Дог.3669=Спецификация-ОИМ, 2№ листа</Template>
  <TotalTime>5</TotalTime>
  <Pages>1</Pages>
  <Words>12600</Words>
  <Characters>71823</Characters>
  <Application>Microsoft Office Word</Application>
  <DocSecurity>0</DocSecurity>
  <Lines>598</Lines>
  <Paragraphs>168</Paragraphs>
  <ScaleCrop>false</ScaleCrop>
  <Company/>
  <LinksUpToDate>false</LinksUpToDate>
  <CharactersWithSpaces>84255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Rybkin Andrey</dc:creator>
  <cp:lastModifiedBy>Рыбкин Андрей</cp:lastModifiedBy>
  <cp:revision>4</cp:revision>
  <dcterms:created xsi:type="dcterms:W3CDTF">2025-06-10T13:32:00Z</dcterms:created>
  <dcterms:modified xsi:type="dcterms:W3CDTF">2025-06-10T13:33:00Z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#ВзаменИнв.№">
    <vt:lpwstr> </vt:lpwstr>
  </property>
  <property fmtid="{D5CDD505-2E9C-101B-9397-08002B2CF9AE}" pid="3" name="_dlc_DocId">
    <vt:lpwstr>47CC7JJTSMJM-435-300</vt:lpwstr>
  </property>
  <property fmtid="{D5CDD505-2E9C-101B-9397-08002B2CF9AE}" pid="4" name="_dlc_DocIdItemGuid">
    <vt:lpwstr>b176a4e1-ded2-46c8-b2bc-8bee22dbf4e9</vt:lpwstr>
  </property>
  <property fmtid="{D5CDD505-2E9C-101B-9397-08002B2CF9AE}" pid="5" name="_dlc_DocIdUrl">
    <vt:lpwstr>https://home.nipigas.ru/_layouts/DocIdRedir.aspx?ID=47CC7JJTSMJM-435-300, 47CC7JJTSMJM-435-300</vt:lpwstr>
  </property>
  <property fmtid="{D5CDD505-2E9C-101B-9397-08002B2CF9AE}" pid="6" name="#Наименование_сооружение">
    <vt:lpwstr>Наименование сооружения</vt:lpwstr>
  </property>
</Properties>
</file>